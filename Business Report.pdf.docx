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3781C" w14:textId="5C72248C" w:rsidR="00E27069" w:rsidRDefault="004E66CC">
      <w:pPr>
        <w:jc w:val="left"/>
      </w:pPr>
      <w:bookmarkStart w:id="0" w:name="_Hlk134057718"/>
      <w:bookmarkEnd w:id="0"/>
      <w:r>
        <w:rPr>
          <w:noProof/>
        </w:rPr>
        <mc:AlternateContent>
          <mc:Choice Requires="wps">
            <w:drawing>
              <wp:anchor distT="0" distB="0" distL="182880" distR="114300" simplePos="0" relativeHeight="251658240" behindDoc="0" locked="0" layoutInCell="1" hidden="0" allowOverlap="1" wp14:anchorId="0B3027E7" wp14:editId="51779113">
                <wp:simplePos x="0" y="0"/>
                <wp:positionH relativeFrom="page">
                  <wp:align>right</wp:align>
                </wp:positionH>
                <wp:positionV relativeFrom="page">
                  <wp:align>top</wp:align>
                </wp:positionV>
                <wp:extent cx="3702050" cy="10067925"/>
                <wp:effectExtent l="0" t="0" r="0" b="0"/>
                <wp:wrapSquare wrapText="bothSides" distT="0" distB="0" distL="182880" distR="114300"/>
                <wp:docPr id="37" name="Rectangle 37"/>
                <wp:cNvGraphicFramePr/>
                <a:graphic xmlns:a="http://schemas.openxmlformats.org/drawingml/2006/main">
                  <a:graphicData uri="http://schemas.microsoft.com/office/word/2010/wordprocessingShape">
                    <wps:wsp>
                      <wps:cNvSpPr/>
                      <wps:spPr>
                        <a:xfrm>
                          <a:off x="3499738" y="0"/>
                          <a:ext cx="3692525" cy="7560000"/>
                        </a:xfrm>
                        <a:prstGeom prst="rect">
                          <a:avLst/>
                        </a:prstGeom>
                        <a:blipFill rotWithShape="1">
                          <a:blip r:embed="rId9">
                            <a:alphaModFix/>
                          </a:blip>
                          <a:stretch>
                            <a:fillRect/>
                          </a:stretch>
                        </a:blipFill>
                        <a:ln>
                          <a:noFill/>
                        </a:ln>
                      </wps:spPr>
                      <wps:txbx>
                        <w:txbxContent>
                          <w:p w14:paraId="1B6BDD4A" w14:textId="77777777" w:rsidR="00E27069" w:rsidRDefault="00E27069">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0B3027E7" id="Rectangle 37" o:spid="_x0000_s1026" style="position:absolute;margin-left:240.3pt;margin-top:0;width:291.5pt;height:792.75pt;z-index:251658240;visibility:visible;mso-wrap-style:square;mso-wrap-distance-left:14.4pt;mso-wrap-distance-top:0;mso-wrap-distance-right:9pt;mso-wrap-distance-bottom:0;mso-position-horizontal:right;mso-position-horizontal-relative:page;mso-position-vertical:top;mso-position-vertical-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" stroked="f">
                <v:fill r:id="rId10" o:title="" recolor="t" rotate="t" type="frame"/>
                <v:textbox inset="2.53958mm,2.53958mm,2.53958mm,2.53958mm">
                  <w:txbxContent>
                    <w:p w14:paraId="1B6BDD4A" w14:textId="77777777" w:rsidR="00E27069" w:rsidRDefault="00E27069">
                      <w:pPr>
                        <w:spacing w:after="0" w:line="240" w:lineRule="auto"/>
                        <w:jc w:val="left"/>
                        <w:textDirection w:val="btLr"/>
                      </w:pPr>
                    </w:p>
                  </w:txbxContent>
                </v:textbox>
                <w10:wrap type="square" anchorx="page" anchory="page"/>
              </v:rect>
            </w:pict>
          </mc:Fallback>
        </mc:AlternateContent>
      </w:r>
      <w:r>
        <w:rPr>
          <w:noProof/>
        </w:rPr>
        <w:drawing>
          <wp:inline distT="0" distB="0" distL="0" distR="0" wp14:anchorId="73055CAB" wp14:editId="2FC0F300">
            <wp:extent cx="1480768" cy="511687"/>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480768" cy="511687"/>
                    </a:xfrm>
                    <a:prstGeom prst="rect">
                      <a:avLst/>
                    </a:prstGeom>
                    <a:ln/>
                  </pic:spPr>
                </pic:pic>
              </a:graphicData>
            </a:graphic>
          </wp:inline>
        </w:drawing>
      </w:r>
    </w:p>
    <w:p w14:paraId="2CC3A00B" w14:textId="77777777" w:rsidR="00E27069" w:rsidRDefault="00E27069">
      <w:pPr>
        <w:jc w:val="left"/>
        <w:rPr>
          <w:sz w:val="14"/>
          <w:szCs w:val="14"/>
        </w:rPr>
      </w:pPr>
    </w:p>
    <w:p w14:paraId="67DF7F9D" w14:textId="77777777" w:rsidR="00E27069" w:rsidRDefault="00000000">
      <w:pPr>
        <w:pStyle w:val="Title"/>
      </w:pPr>
      <w:r>
        <w:t>Business Report</w:t>
      </w:r>
    </w:p>
    <w:p w14:paraId="042F9E07" w14:textId="77777777" w:rsidR="00E27069" w:rsidRDefault="00000000">
      <w:r>
        <w:t>Customer Personality Analysis</w:t>
      </w:r>
    </w:p>
    <w:p w14:paraId="31CE2CEA" w14:textId="77777777" w:rsidR="00E27069" w:rsidRDefault="00000000">
      <w:r>
        <w:t>Marketing Proposal</w:t>
      </w:r>
    </w:p>
    <w:p w14:paraId="4D9DD397" w14:textId="77777777" w:rsidR="00E27069" w:rsidRDefault="00000000">
      <w:pPr>
        <w:jc w:val="left"/>
        <w:rPr>
          <w:sz w:val="46"/>
          <w:szCs w:val="46"/>
        </w:rPr>
      </w:pPr>
      <w:r>
        <w:rPr>
          <w:sz w:val="46"/>
          <w:szCs w:val="46"/>
        </w:rPr>
        <w:t>For Year 2022-23</w:t>
      </w:r>
    </w:p>
    <w:p w14:paraId="3ACB25BE" w14:textId="77777777" w:rsidR="00E27069" w:rsidRDefault="00E27069">
      <w:pPr>
        <w:jc w:val="left"/>
        <w:rPr>
          <w:sz w:val="16"/>
          <w:szCs w:val="16"/>
        </w:rPr>
      </w:pPr>
    </w:p>
    <w:p w14:paraId="1E73B45B" w14:textId="77777777" w:rsidR="00E27069" w:rsidRDefault="00E27069">
      <w:pPr>
        <w:jc w:val="left"/>
      </w:pPr>
    </w:p>
    <w:p w14:paraId="57DAC1BA" w14:textId="77777777" w:rsidR="00E27069" w:rsidRDefault="00000000">
      <w:pPr>
        <w:jc w:val="left"/>
      </w:pPr>
      <w:r>
        <w:rPr>
          <w:noProof/>
        </w:rPr>
        <mc:AlternateContent>
          <mc:Choice Requires="wps">
            <w:drawing>
              <wp:inline distT="0" distB="0" distL="0" distR="0" wp14:anchorId="1837099D" wp14:editId="127891DF">
                <wp:extent cx="0" cy="12700"/>
                <wp:effectExtent l="0" t="0" r="0" b="0"/>
                <wp:docPr id="38" name="Straight Arrow Connector 38"/>
                <wp:cNvGraphicFramePr/>
                <a:graphic xmlns:a="http://schemas.openxmlformats.org/drawingml/2006/main">
                  <a:graphicData uri="http://schemas.microsoft.com/office/word/2010/wordprocessingShape">
                    <wps:wsp>
                      <wps:cNvCnPr/>
                      <wps:spPr>
                        <a:xfrm>
                          <a:off x="3961700" y="3780000"/>
                          <a:ext cx="2768600" cy="0"/>
                        </a:xfrm>
                        <a:prstGeom prst="straightConnector1">
                          <a:avLst/>
                        </a:prstGeom>
                        <a:noFill/>
                        <a:ln w="9525" cap="flat" cmpd="sng">
                          <a:solidFill>
                            <a:srgbClr val="6589BD"/>
                          </a:solidFill>
                          <a:prstDash val="lgDash"/>
                          <a:round/>
                          <a:headEnd type="none" w="sm" len="sm"/>
                          <a:tailEnd type="none" w="sm" len="sm"/>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inline distB="0" distT="0" distL="0" distR="0">
                <wp:extent cx="0" cy="12700"/>
                <wp:effectExtent b="0" l="0" r="0" t="0"/>
                <wp:docPr id="38"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0" cy="12700"/>
                        </a:xfrm>
                        <a:prstGeom prst="rect"/>
                        <a:ln/>
                      </pic:spPr>
                    </pic:pic>
                  </a:graphicData>
                </a:graphic>
              </wp:inline>
            </w:drawing>
          </mc:Fallback>
        </mc:AlternateContent>
      </w:r>
    </w:p>
    <w:p w14:paraId="7E46DF06" w14:textId="77777777" w:rsidR="00E27069" w:rsidRDefault="00E27069">
      <w:pPr>
        <w:jc w:val="left"/>
        <w:rPr>
          <w:b/>
          <w:smallCaps/>
        </w:rPr>
      </w:pPr>
    </w:p>
    <w:p w14:paraId="7FE6DCF1" w14:textId="77777777" w:rsidR="00E27069" w:rsidRDefault="00000000">
      <w:pPr>
        <w:spacing w:after="40"/>
        <w:jc w:val="left"/>
        <w:rPr>
          <w:smallCaps/>
          <w:color w:val="0070C0"/>
          <w:sz w:val="26"/>
          <w:szCs w:val="26"/>
        </w:rPr>
      </w:pPr>
      <w:r>
        <w:rPr>
          <w:smallCaps/>
          <w:color w:val="0070C0"/>
          <w:sz w:val="26"/>
          <w:szCs w:val="26"/>
        </w:rPr>
        <w:t>PREPARED BY:</w:t>
      </w:r>
    </w:p>
    <w:p w14:paraId="56B6FBD1" w14:textId="7A7412C8" w:rsidR="00E27069" w:rsidRDefault="00000000">
      <w:pPr>
        <w:spacing w:after="0"/>
        <w:jc w:val="left"/>
        <w:rPr>
          <w:sz w:val="30"/>
          <w:szCs w:val="30"/>
        </w:rPr>
      </w:pPr>
      <w:r>
        <w:rPr>
          <w:sz w:val="30"/>
          <w:szCs w:val="30"/>
        </w:rPr>
        <w:t>Leandro Marigo</w:t>
      </w:r>
    </w:p>
    <w:p w14:paraId="7A97A29D" w14:textId="77777777" w:rsidR="00E27069" w:rsidRDefault="00000000" w:rsidP="00F9662C">
      <w:pPr>
        <w:spacing w:after="0"/>
        <w:jc w:val="left"/>
        <w:rPr>
          <w:sz w:val="30"/>
          <w:szCs w:val="30"/>
        </w:rPr>
      </w:pPr>
      <w:r>
        <w:rPr>
          <w:sz w:val="30"/>
          <w:szCs w:val="30"/>
        </w:rPr>
        <w:t>Bobbi McDermott</w:t>
      </w:r>
    </w:p>
    <w:p w14:paraId="2646588C" w14:textId="77777777" w:rsidR="00E27069" w:rsidRDefault="00E27069"/>
    <w:p w14:paraId="73BFC1E8" w14:textId="77777777" w:rsidR="00E27069" w:rsidRDefault="00E27069"/>
    <w:p w14:paraId="1E7ED353" w14:textId="77777777" w:rsidR="00E27069" w:rsidRDefault="00000000">
      <w:pPr>
        <w:jc w:val="left"/>
        <w:rPr>
          <w:u w:val="single"/>
        </w:rPr>
      </w:pPr>
      <w:r>
        <w:br w:type="page"/>
      </w:r>
    </w:p>
    <w:sdt>
      <w:sdtPr>
        <w:rPr>
          <w:rFonts w:ascii="Quattrocento Sans" w:eastAsia="Quattrocento Sans" w:hAnsi="Quattrocento Sans" w:cs="Quattrocento Sans"/>
          <w:b w:val="0"/>
          <w:bCs w:val="0"/>
          <w:smallCaps w:val="0"/>
          <w:color w:val="auto"/>
          <w:spacing w:val="0"/>
          <w:sz w:val="22"/>
          <w:szCs w:val="22"/>
          <w:lang w:bidi="ar-SA"/>
        </w:rPr>
        <w:id w:val="-249809352"/>
        <w:docPartObj>
          <w:docPartGallery w:val="Table of Contents"/>
          <w:docPartUnique/>
        </w:docPartObj>
      </w:sdtPr>
      <w:sdtEndPr>
        <w:rPr>
          <w:noProof/>
        </w:rPr>
      </w:sdtEndPr>
      <w:sdtContent>
        <w:p w14:paraId="6EDB5FE3" w14:textId="4C65CDA4" w:rsidR="009F54EC" w:rsidRDefault="009F54EC">
          <w:pPr>
            <w:pStyle w:val="TOCHeading"/>
          </w:pPr>
          <w:r>
            <w:t>Contents</w:t>
          </w:r>
        </w:p>
        <w:p w14:paraId="78715E88" w14:textId="0002387E" w:rsidR="00C67A55" w:rsidRDefault="009F54EC">
          <w:pPr>
            <w:pStyle w:val="TOC1"/>
            <w:tabs>
              <w:tab w:val="right" w:leader="dot" w:pos="9494"/>
            </w:tabs>
            <w:rPr>
              <w:rFonts w:asciiTheme="minorHAnsi" w:eastAsiaTheme="minorEastAsia" w:hAnsiTheme="minorHAnsi" w:cstheme="minorBidi"/>
              <w:noProof/>
              <w:kern w:val="2"/>
              <w:lang w:val="en-GB" w:eastAsia="en-GB"/>
              <w14:ligatures w14:val="standardContextual"/>
            </w:rPr>
          </w:pPr>
          <w:r>
            <w:rPr>
              <w:rFonts w:ascii="Segoe UI" w:hAnsi="Segoe UI" w:cs="Segoe UI"/>
              <w:b/>
              <w:bCs/>
            </w:rPr>
            <w:fldChar w:fldCharType="begin"/>
          </w:r>
          <w:r w:rsidRPr="005F7293">
            <w:rPr>
              <w:rFonts w:ascii="Segoe UI" w:hAnsi="Segoe UI" w:cs="Segoe UI"/>
              <w:b/>
              <w:bCs/>
            </w:rPr>
            <w:instrText xml:space="preserve"> TOC \o "1-3" \h \z \u </w:instrText>
          </w:r>
          <w:r>
            <w:rPr>
              <w:rFonts w:ascii="Segoe UI" w:hAnsi="Segoe UI" w:cs="Segoe UI"/>
              <w:b/>
              <w:bCs/>
            </w:rPr>
            <w:fldChar w:fldCharType="separate"/>
          </w:r>
          <w:hyperlink w:anchor="_Toc134223168" w:history="1">
            <w:r w:rsidR="00C67A55">
              <w:rPr>
                <w:noProof/>
                <w:webHidden/>
              </w:rPr>
              <w:tab/>
            </w:r>
            <w:r w:rsidR="00C67A55">
              <w:rPr>
                <w:noProof/>
                <w:webHidden/>
              </w:rPr>
              <w:fldChar w:fldCharType="begin"/>
            </w:r>
            <w:r w:rsidR="00C67A55">
              <w:rPr>
                <w:noProof/>
                <w:webHidden/>
              </w:rPr>
              <w:instrText xml:space="preserve"> PAGEREF _Toc134223168 \h </w:instrText>
            </w:r>
            <w:r w:rsidR="00C67A55">
              <w:rPr>
                <w:noProof/>
                <w:webHidden/>
              </w:rPr>
            </w:r>
            <w:r w:rsidR="00C67A55">
              <w:rPr>
                <w:noProof/>
                <w:webHidden/>
              </w:rPr>
              <w:fldChar w:fldCharType="separate"/>
            </w:r>
            <w:r w:rsidR="0088013D">
              <w:rPr>
                <w:noProof/>
                <w:webHidden/>
              </w:rPr>
              <w:t>4</w:t>
            </w:r>
            <w:r w:rsidR="00C67A55">
              <w:rPr>
                <w:noProof/>
                <w:webHidden/>
              </w:rPr>
              <w:fldChar w:fldCharType="end"/>
            </w:r>
          </w:hyperlink>
        </w:p>
        <w:p w14:paraId="30448849" w14:textId="424B471B" w:rsidR="00C67A55" w:rsidRDefault="00000000">
          <w:pPr>
            <w:pStyle w:val="TOC1"/>
            <w:tabs>
              <w:tab w:val="right" w:leader="dot" w:pos="9494"/>
            </w:tabs>
            <w:rPr>
              <w:rFonts w:asciiTheme="minorHAnsi" w:eastAsiaTheme="minorEastAsia" w:hAnsiTheme="minorHAnsi" w:cstheme="minorBidi"/>
              <w:noProof/>
              <w:kern w:val="2"/>
              <w:lang w:val="en-GB" w:eastAsia="en-GB"/>
              <w14:ligatures w14:val="standardContextual"/>
            </w:rPr>
          </w:pPr>
          <w:hyperlink w:anchor="_Toc134223169" w:history="1">
            <w:r w:rsidR="00C67A55" w:rsidRPr="00423CEB">
              <w:rPr>
                <w:rStyle w:val="Hyperlink"/>
                <w:noProof/>
              </w:rPr>
              <w:t>Introduction</w:t>
            </w:r>
            <w:r w:rsidR="00C67A55">
              <w:rPr>
                <w:noProof/>
                <w:webHidden/>
              </w:rPr>
              <w:tab/>
            </w:r>
            <w:r w:rsidR="00C67A55">
              <w:rPr>
                <w:noProof/>
                <w:webHidden/>
              </w:rPr>
              <w:fldChar w:fldCharType="begin"/>
            </w:r>
            <w:r w:rsidR="00C67A55">
              <w:rPr>
                <w:noProof/>
                <w:webHidden/>
              </w:rPr>
              <w:instrText xml:space="preserve"> PAGEREF _Toc134223169 \h </w:instrText>
            </w:r>
            <w:r w:rsidR="00C67A55">
              <w:rPr>
                <w:noProof/>
                <w:webHidden/>
              </w:rPr>
            </w:r>
            <w:r w:rsidR="00C67A55">
              <w:rPr>
                <w:noProof/>
                <w:webHidden/>
              </w:rPr>
              <w:fldChar w:fldCharType="separate"/>
            </w:r>
            <w:r w:rsidR="0088013D">
              <w:rPr>
                <w:noProof/>
                <w:webHidden/>
              </w:rPr>
              <w:t>4</w:t>
            </w:r>
            <w:r w:rsidR="00C67A55">
              <w:rPr>
                <w:noProof/>
                <w:webHidden/>
              </w:rPr>
              <w:fldChar w:fldCharType="end"/>
            </w:r>
          </w:hyperlink>
        </w:p>
        <w:p w14:paraId="502D1C2E" w14:textId="096B3D66" w:rsidR="00C67A55" w:rsidRDefault="00000000">
          <w:pPr>
            <w:pStyle w:val="TOC1"/>
            <w:tabs>
              <w:tab w:val="right" w:leader="dot" w:pos="9494"/>
            </w:tabs>
            <w:rPr>
              <w:rFonts w:asciiTheme="minorHAnsi" w:eastAsiaTheme="minorEastAsia" w:hAnsiTheme="minorHAnsi" w:cstheme="minorBidi"/>
              <w:noProof/>
              <w:kern w:val="2"/>
              <w:lang w:val="en-GB" w:eastAsia="en-GB"/>
              <w14:ligatures w14:val="standardContextual"/>
            </w:rPr>
          </w:pPr>
          <w:hyperlink w:anchor="_Toc134223170" w:history="1">
            <w:r w:rsidR="00C67A55" w:rsidRPr="00423CEB">
              <w:rPr>
                <w:rStyle w:val="Hyperlink"/>
                <w:noProof/>
              </w:rPr>
              <w:t>Sections</w:t>
            </w:r>
            <w:r w:rsidR="00C67A55">
              <w:rPr>
                <w:noProof/>
                <w:webHidden/>
              </w:rPr>
              <w:tab/>
            </w:r>
            <w:r w:rsidR="00C67A55">
              <w:rPr>
                <w:noProof/>
                <w:webHidden/>
              </w:rPr>
              <w:fldChar w:fldCharType="begin"/>
            </w:r>
            <w:r w:rsidR="00C67A55">
              <w:rPr>
                <w:noProof/>
                <w:webHidden/>
              </w:rPr>
              <w:instrText xml:space="preserve"> PAGEREF _Toc134223170 \h </w:instrText>
            </w:r>
            <w:r w:rsidR="00C67A55">
              <w:rPr>
                <w:noProof/>
                <w:webHidden/>
              </w:rPr>
            </w:r>
            <w:r w:rsidR="00C67A55">
              <w:rPr>
                <w:noProof/>
                <w:webHidden/>
              </w:rPr>
              <w:fldChar w:fldCharType="separate"/>
            </w:r>
            <w:r w:rsidR="0088013D">
              <w:rPr>
                <w:noProof/>
                <w:webHidden/>
              </w:rPr>
              <w:t>5</w:t>
            </w:r>
            <w:r w:rsidR="00C67A55">
              <w:rPr>
                <w:noProof/>
                <w:webHidden/>
              </w:rPr>
              <w:fldChar w:fldCharType="end"/>
            </w:r>
          </w:hyperlink>
        </w:p>
        <w:p w14:paraId="6D9EEB5F" w14:textId="2E90F3DB" w:rsidR="00C67A55" w:rsidRDefault="00000000">
          <w:pPr>
            <w:pStyle w:val="TOC1"/>
            <w:tabs>
              <w:tab w:val="right" w:leader="dot" w:pos="9494"/>
            </w:tabs>
            <w:rPr>
              <w:rFonts w:asciiTheme="minorHAnsi" w:eastAsiaTheme="minorEastAsia" w:hAnsiTheme="minorHAnsi" w:cstheme="minorBidi"/>
              <w:noProof/>
              <w:kern w:val="2"/>
              <w:lang w:val="en-GB" w:eastAsia="en-GB"/>
              <w14:ligatures w14:val="standardContextual"/>
            </w:rPr>
          </w:pPr>
          <w:hyperlink w:anchor="_Toc134223171" w:history="1">
            <w:r w:rsidR="00C67A55" w:rsidRPr="00423CEB">
              <w:rPr>
                <w:rStyle w:val="Hyperlink"/>
                <w:noProof/>
              </w:rPr>
              <w:t>Section 1: Business Description</w:t>
            </w:r>
            <w:r w:rsidR="00C67A55">
              <w:rPr>
                <w:noProof/>
                <w:webHidden/>
              </w:rPr>
              <w:tab/>
            </w:r>
            <w:r w:rsidR="00C67A55">
              <w:rPr>
                <w:noProof/>
                <w:webHidden/>
              </w:rPr>
              <w:fldChar w:fldCharType="begin"/>
            </w:r>
            <w:r w:rsidR="00C67A55">
              <w:rPr>
                <w:noProof/>
                <w:webHidden/>
              </w:rPr>
              <w:instrText xml:space="preserve"> PAGEREF _Toc134223171 \h </w:instrText>
            </w:r>
            <w:r w:rsidR="00C67A55">
              <w:rPr>
                <w:noProof/>
                <w:webHidden/>
              </w:rPr>
            </w:r>
            <w:r w:rsidR="00C67A55">
              <w:rPr>
                <w:noProof/>
                <w:webHidden/>
              </w:rPr>
              <w:fldChar w:fldCharType="separate"/>
            </w:r>
            <w:r w:rsidR="0088013D">
              <w:rPr>
                <w:noProof/>
                <w:webHidden/>
              </w:rPr>
              <w:t>6</w:t>
            </w:r>
            <w:r w:rsidR="00C67A55">
              <w:rPr>
                <w:noProof/>
                <w:webHidden/>
              </w:rPr>
              <w:fldChar w:fldCharType="end"/>
            </w:r>
          </w:hyperlink>
        </w:p>
        <w:p w14:paraId="04B8937A" w14:textId="22D4FE85"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172" w:history="1">
            <w:r w:rsidR="00C67A55" w:rsidRPr="00423CEB">
              <w:rPr>
                <w:rStyle w:val="Hyperlink"/>
              </w:rPr>
              <w:t>1.</w:t>
            </w:r>
            <w:r w:rsidR="00C67A55">
              <w:rPr>
                <w:rFonts w:asciiTheme="minorHAnsi" w:eastAsiaTheme="minorEastAsia" w:hAnsiTheme="minorHAnsi" w:cstheme="minorBidi"/>
                <w:kern w:val="2"/>
                <w:lang w:val="en-GB" w:eastAsia="en-GB"/>
                <w14:ligatures w14:val="standardContextual"/>
              </w:rPr>
              <w:tab/>
            </w:r>
            <w:r w:rsidR="00C67A55" w:rsidRPr="00423CEB">
              <w:rPr>
                <w:rStyle w:val="Hyperlink"/>
              </w:rPr>
              <w:t>Hypothesis</w:t>
            </w:r>
            <w:r w:rsidR="00C67A55">
              <w:rPr>
                <w:webHidden/>
              </w:rPr>
              <w:tab/>
            </w:r>
            <w:r w:rsidR="00C67A55">
              <w:rPr>
                <w:webHidden/>
              </w:rPr>
              <w:fldChar w:fldCharType="begin"/>
            </w:r>
            <w:r w:rsidR="00C67A55">
              <w:rPr>
                <w:webHidden/>
              </w:rPr>
              <w:instrText xml:space="preserve"> PAGEREF _Toc134223172 \h </w:instrText>
            </w:r>
            <w:r w:rsidR="00C67A55">
              <w:rPr>
                <w:webHidden/>
              </w:rPr>
            </w:r>
            <w:r w:rsidR="00C67A55">
              <w:rPr>
                <w:webHidden/>
              </w:rPr>
              <w:fldChar w:fldCharType="separate"/>
            </w:r>
            <w:r w:rsidR="0088013D">
              <w:rPr>
                <w:webHidden/>
              </w:rPr>
              <w:t>6</w:t>
            </w:r>
            <w:r w:rsidR="00C67A55">
              <w:rPr>
                <w:webHidden/>
              </w:rPr>
              <w:fldChar w:fldCharType="end"/>
            </w:r>
          </w:hyperlink>
        </w:p>
        <w:p w14:paraId="37FE5B74" w14:textId="6D75B153"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173" w:history="1">
            <w:r w:rsidR="00C67A55" w:rsidRPr="00423CEB">
              <w:rPr>
                <w:rStyle w:val="Hyperlink"/>
              </w:rPr>
              <w:t>2. General Goal</w:t>
            </w:r>
            <w:r w:rsidR="00C67A55">
              <w:rPr>
                <w:webHidden/>
              </w:rPr>
              <w:tab/>
            </w:r>
            <w:r w:rsidR="00C67A55">
              <w:rPr>
                <w:webHidden/>
              </w:rPr>
              <w:fldChar w:fldCharType="begin"/>
            </w:r>
            <w:r w:rsidR="00C67A55">
              <w:rPr>
                <w:webHidden/>
              </w:rPr>
              <w:instrText xml:space="preserve"> PAGEREF _Toc134223173 \h </w:instrText>
            </w:r>
            <w:r w:rsidR="00C67A55">
              <w:rPr>
                <w:webHidden/>
              </w:rPr>
            </w:r>
            <w:r w:rsidR="00C67A55">
              <w:rPr>
                <w:webHidden/>
              </w:rPr>
              <w:fldChar w:fldCharType="separate"/>
            </w:r>
            <w:r w:rsidR="0088013D">
              <w:rPr>
                <w:webHidden/>
              </w:rPr>
              <w:t>7</w:t>
            </w:r>
            <w:r w:rsidR="00C67A55">
              <w:rPr>
                <w:webHidden/>
              </w:rPr>
              <w:fldChar w:fldCharType="end"/>
            </w:r>
          </w:hyperlink>
        </w:p>
        <w:p w14:paraId="34074A75" w14:textId="199AD105"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174" w:history="1">
            <w:r w:rsidR="00C67A55" w:rsidRPr="00423CEB">
              <w:rPr>
                <w:rStyle w:val="Hyperlink"/>
              </w:rPr>
              <w:t>3.</w:t>
            </w:r>
            <w:r w:rsidR="00C67A55">
              <w:rPr>
                <w:rFonts w:asciiTheme="minorHAnsi" w:eastAsiaTheme="minorEastAsia" w:hAnsiTheme="minorHAnsi" w:cstheme="minorBidi"/>
                <w:kern w:val="2"/>
                <w:lang w:val="en-GB" w:eastAsia="en-GB"/>
                <w14:ligatures w14:val="standardContextual"/>
              </w:rPr>
              <w:tab/>
            </w:r>
            <w:r w:rsidR="00C67A55" w:rsidRPr="00423CEB">
              <w:rPr>
                <w:rStyle w:val="Hyperlink"/>
              </w:rPr>
              <w:t>Objectives and Strategy</w:t>
            </w:r>
            <w:r w:rsidR="00C67A55">
              <w:rPr>
                <w:webHidden/>
              </w:rPr>
              <w:tab/>
            </w:r>
            <w:r w:rsidR="00C67A55">
              <w:rPr>
                <w:webHidden/>
              </w:rPr>
              <w:fldChar w:fldCharType="begin"/>
            </w:r>
            <w:r w:rsidR="00C67A55">
              <w:rPr>
                <w:webHidden/>
              </w:rPr>
              <w:instrText xml:space="preserve"> PAGEREF _Toc134223174 \h </w:instrText>
            </w:r>
            <w:r w:rsidR="00C67A55">
              <w:rPr>
                <w:webHidden/>
              </w:rPr>
            </w:r>
            <w:r w:rsidR="00C67A55">
              <w:rPr>
                <w:webHidden/>
              </w:rPr>
              <w:fldChar w:fldCharType="separate"/>
            </w:r>
            <w:r w:rsidR="0088013D">
              <w:rPr>
                <w:webHidden/>
              </w:rPr>
              <w:t>7</w:t>
            </w:r>
            <w:r w:rsidR="00C67A55">
              <w:rPr>
                <w:webHidden/>
              </w:rPr>
              <w:fldChar w:fldCharType="end"/>
            </w:r>
          </w:hyperlink>
        </w:p>
        <w:p w14:paraId="16C031C3" w14:textId="47FB5FF9"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75" w:history="1">
            <w:r w:rsidR="00C67A55" w:rsidRPr="00423CEB">
              <w:rPr>
                <w:rStyle w:val="Hyperlink"/>
              </w:rPr>
              <w:t>Objectives</w:t>
            </w:r>
            <w:r w:rsidR="00C67A55">
              <w:rPr>
                <w:webHidden/>
              </w:rPr>
              <w:tab/>
            </w:r>
            <w:r w:rsidR="00C67A55">
              <w:rPr>
                <w:webHidden/>
              </w:rPr>
              <w:fldChar w:fldCharType="begin"/>
            </w:r>
            <w:r w:rsidR="00C67A55">
              <w:rPr>
                <w:webHidden/>
              </w:rPr>
              <w:instrText xml:space="preserve"> PAGEREF _Toc134223175 \h </w:instrText>
            </w:r>
            <w:r w:rsidR="00C67A55">
              <w:rPr>
                <w:webHidden/>
              </w:rPr>
            </w:r>
            <w:r w:rsidR="00C67A55">
              <w:rPr>
                <w:webHidden/>
              </w:rPr>
              <w:fldChar w:fldCharType="separate"/>
            </w:r>
            <w:r w:rsidR="0088013D">
              <w:rPr>
                <w:webHidden/>
              </w:rPr>
              <w:t>8</w:t>
            </w:r>
            <w:r w:rsidR="00C67A55">
              <w:rPr>
                <w:webHidden/>
              </w:rPr>
              <w:fldChar w:fldCharType="end"/>
            </w:r>
          </w:hyperlink>
        </w:p>
        <w:p w14:paraId="6641D5B6" w14:textId="69056EAB" w:rsidR="00C67A55" w:rsidRPr="00F56084"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76" w:history="1">
            <w:r w:rsidR="00C67A55" w:rsidRPr="00F56084">
              <w:rPr>
                <w:rStyle w:val="Hyperlink"/>
              </w:rPr>
              <w:t>Potential Campaigns after Profiling</w:t>
            </w:r>
            <w:r w:rsidR="00C67A55" w:rsidRPr="00F56084">
              <w:rPr>
                <w:webHidden/>
              </w:rPr>
              <w:tab/>
            </w:r>
            <w:r w:rsidR="00C67A55" w:rsidRPr="00F56084">
              <w:rPr>
                <w:webHidden/>
              </w:rPr>
              <w:fldChar w:fldCharType="begin"/>
            </w:r>
            <w:r w:rsidR="00C67A55" w:rsidRPr="00F56084">
              <w:rPr>
                <w:webHidden/>
              </w:rPr>
              <w:instrText xml:space="preserve"> PAGEREF _Toc134223176 \h </w:instrText>
            </w:r>
            <w:r w:rsidR="00C67A55" w:rsidRPr="00F56084">
              <w:rPr>
                <w:webHidden/>
              </w:rPr>
            </w:r>
            <w:r w:rsidR="00C67A55" w:rsidRPr="00F56084">
              <w:rPr>
                <w:webHidden/>
              </w:rPr>
              <w:fldChar w:fldCharType="separate"/>
            </w:r>
            <w:r w:rsidR="0088013D">
              <w:rPr>
                <w:webHidden/>
              </w:rPr>
              <w:t>8</w:t>
            </w:r>
            <w:r w:rsidR="00C67A55" w:rsidRPr="00F56084">
              <w:rPr>
                <w:webHidden/>
              </w:rPr>
              <w:fldChar w:fldCharType="end"/>
            </w:r>
          </w:hyperlink>
        </w:p>
        <w:p w14:paraId="06B09916" w14:textId="39640D7A"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77" w:history="1">
            <w:r w:rsidR="00C67A55" w:rsidRPr="00423CEB">
              <w:rPr>
                <w:rStyle w:val="Hyperlink"/>
                <w:iCs/>
              </w:rPr>
              <w:t>Strategy Retention and Upsell</w:t>
            </w:r>
            <w:r w:rsidR="00C67A55">
              <w:rPr>
                <w:webHidden/>
              </w:rPr>
              <w:tab/>
            </w:r>
            <w:r w:rsidR="00C67A55">
              <w:rPr>
                <w:webHidden/>
              </w:rPr>
              <w:fldChar w:fldCharType="begin"/>
            </w:r>
            <w:r w:rsidR="00C67A55">
              <w:rPr>
                <w:webHidden/>
              </w:rPr>
              <w:instrText xml:space="preserve"> PAGEREF _Toc134223177 \h </w:instrText>
            </w:r>
            <w:r w:rsidR="00C67A55">
              <w:rPr>
                <w:webHidden/>
              </w:rPr>
            </w:r>
            <w:r w:rsidR="00C67A55">
              <w:rPr>
                <w:webHidden/>
              </w:rPr>
              <w:fldChar w:fldCharType="separate"/>
            </w:r>
            <w:r w:rsidR="0088013D">
              <w:rPr>
                <w:webHidden/>
              </w:rPr>
              <w:t>9</w:t>
            </w:r>
            <w:r w:rsidR="00C67A55">
              <w:rPr>
                <w:webHidden/>
              </w:rPr>
              <w:fldChar w:fldCharType="end"/>
            </w:r>
          </w:hyperlink>
        </w:p>
        <w:p w14:paraId="3FED9F08" w14:textId="340E6BA5"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78" w:history="1">
            <w:r w:rsidR="00C67A55" w:rsidRPr="00423CEB">
              <w:rPr>
                <w:rStyle w:val="Hyperlink"/>
                <w:iCs/>
              </w:rPr>
              <w:t xml:space="preserve">Strategy </w:t>
            </w:r>
            <w:r w:rsidR="000B4107">
              <w:rPr>
                <w:rStyle w:val="Hyperlink"/>
                <w:iCs/>
              </w:rPr>
              <w:t>Acquisition</w:t>
            </w:r>
            <w:r w:rsidR="00C67A55">
              <w:rPr>
                <w:webHidden/>
              </w:rPr>
              <w:tab/>
            </w:r>
            <w:r w:rsidR="00C67A55">
              <w:rPr>
                <w:webHidden/>
              </w:rPr>
              <w:fldChar w:fldCharType="begin"/>
            </w:r>
            <w:r w:rsidR="00C67A55">
              <w:rPr>
                <w:webHidden/>
              </w:rPr>
              <w:instrText xml:space="preserve"> PAGEREF _Toc134223178 \h </w:instrText>
            </w:r>
            <w:r w:rsidR="00C67A55">
              <w:rPr>
                <w:webHidden/>
              </w:rPr>
            </w:r>
            <w:r w:rsidR="00C67A55">
              <w:rPr>
                <w:webHidden/>
              </w:rPr>
              <w:fldChar w:fldCharType="separate"/>
            </w:r>
            <w:r w:rsidR="0088013D">
              <w:rPr>
                <w:webHidden/>
              </w:rPr>
              <w:t>9</w:t>
            </w:r>
            <w:r w:rsidR="00C67A55">
              <w:rPr>
                <w:webHidden/>
              </w:rPr>
              <w:fldChar w:fldCharType="end"/>
            </w:r>
          </w:hyperlink>
        </w:p>
        <w:p w14:paraId="19FADF09" w14:textId="652AD1DE"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79" w:history="1">
            <w:r w:rsidR="00C67A55" w:rsidRPr="00423CEB">
              <w:rPr>
                <w:rStyle w:val="Hyperlink"/>
                <w:iCs/>
              </w:rPr>
              <w:t>Challenge</w:t>
            </w:r>
            <w:r w:rsidR="00C67A55">
              <w:rPr>
                <w:webHidden/>
              </w:rPr>
              <w:tab/>
            </w:r>
            <w:r w:rsidR="00C67A55">
              <w:rPr>
                <w:webHidden/>
              </w:rPr>
              <w:fldChar w:fldCharType="begin"/>
            </w:r>
            <w:r w:rsidR="00C67A55">
              <w:rPr>
                <w:webHidden/>
              </w:rPr>
              <w:instrText xml:space="preserve"> PAGEREF _Toc134223179 \h </w:instrText>
            </w:r>
            <w:r w:rsidR="00C67A55">
              <w:rPr>
                <w:webHidden/>
              </w:rPr>
            </w:r>
            <w:r w:rsidR="00C67A55">
              <w:rPr>
                <w:webHidden/>
              </w:rPr>
              <w:fldChar w:fldCharType="separate"/>
            </w:r>
            <w:r w:rsidR="0088013D">
              <w:rPr>
                <w:webHidden/>
              </w:rPr>
              <w:t>9</w:t>
            </w:r>
            <w:r w:rsidR="00C67A55">
              <w:rPr>
                <w:webHidden/>
              </w:rPr>
              <w:fldChar w:fldCharType="end"/>
            </w:r>
          </w:hyperlink>
        </w:p>
        <w:p w14:paraId="484B09AD" w14:textId="52B1AD5C"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180" w:history="1">
            <w:r w:rsidR="00C67A55" w:rsidRPr="00423CEB">
              <w:rPr>
                <w:rStyle w:val="Hyperlink"/>
              </w:rPr>
              <w:t>3. Success Indicators / Criteria</w:t>
            </w:r>
            <w:r w:rsidR="00C67A55">
              <w:rPr>
                <w:webHidden/>
              </w:rPr>
              <w:tab/>
            </w:r>
            <w:r w:rsidR="00C67A55">
              <w:rPr>
                <w:webHidden/>
              </w:rPr>
              <w:fldChar w:fldCharType="begin"/>
            </w:r>
            <w:r w:rsidR="00C67A55">
              <w:rPr>
                <w:webHidden/>
              </w:rPr>
              <w:instrText xml:space="preserve"> PAGEREF _Toc134223180 \h </w:instrText>
            </w:r>
            <w:r w:rsidR="00C67A55">
              <w:rPr>
                <w:webHidden/>
              </w:rPr>
            </w:r>
            <w:r w:rsidR="00C67A55">
              <w:rPr>
                <w:webHidden/>
              </w:rPr>
              <w:fldChar w:fldCharType="separate"/>
            </w:r>
            <w:r w:rsidR="0088013D">
              <w:rPr>
                <w:webHidden/>
              </w:rPr>
              <w:t>10</w:t>
            </w:r>
            <w:r w:rsidR="00C67A55">
              <w:rPr>
                <w:webHidden/>
              </w:rPr>
              <w:fldChar w:fldCharType="end"/>
            </w:r>
          </w:hyperlink>
        </w:p>
        <w:p w14:paraId="01BF0E8A" w14:textId="148C0F63" w:rsidR="00C67A55" w:rsidRDefault="00000000">
          <w:pPr>
            <w:pStyle w:val="TOC1"/>
            <w:tabs>
              <w:tab w:val="right" w:leader="dot" w:pos="9494"/>
            </w:tabs>
            <w:rPr>
              <w:rFonts w:asciiTheme="minorHAnsi" w:eastAsiaTheme="minorEastAsia" w:hAnsiTheme="minorHAnsi" w:cstheme="minorBidi"/>
              <w:noProof/>
              <w:kern w:val="2"/>
              <w:lang w:val="en-GB" w:eastAsia="en-GB"/>
              <w14:ligatures w14:val="standardContextual"/>
            </w:rPr>
          </w:pPr>
          <w:hyperlink w:anchor="_Toc134223181" w:history="1">
            <w:r w:rsidR="00C67A55" w:rsidRPr="00423CEB">
              <w:rPr>
                <w:rStyle w:val="Hyperlink"/>
                <w:noProof/>
              </w:rPr>
              <w:t>Section 2: Technologies used for Data Mining and Analysis</w:t>
            </w:r>
            <w:r w:rsidR="00C67A55">
              <w:rPr>
                <w:noProof/>
                <w:webHidden/>
              </w:rPr>
              <w:tab/>
            </w:r>
            <w:r w:rsidR="00C67A55">
              <w:rPr>
                <w:noProof/>
                <w:webHidden/>
              </w:rPr>
              <w:fldChar w:fldCharType="begin"/>
            </w:r>
            <w:r w:rsidR="00C67A55">
              <w:rPr>
                <w:noProof/>
                <w:webHidden/>
              </w:rPr>
              <w:instrText xml:space="preserve"> PAGEREF _Toc134223181 \h </w:instrText>
            </w:r>
            <w:r w:rsidR="00C67A55">
              <w:rPr>
                <w:noProof/>
                <w:webHidden/>
              </w:rPr>
            </w:r>
            <w:r w:rsidR="00C67A55">
              <w:rPr>
                <w:noProof/>
                <w:webHidden/>
              </w:rPr>
              <w:fldChar w:fldCharType="separate"/>
            </w:r>
            <w:r w:rsidR="0088013D">
              <w:rPr>
                <w:noProof/>
                <w:webHidden/>
              </w:rPr>
              <w:t>11</w:t>
            </w:r>
            <w:r w:rsidR="00C67A55">
              <w:rPr>
                <w:noProof/>
                <w:webHidden/>
              </w:rPr>
              <w:fldChar w:fldCharType="end"/>
            </w:r>
          </w:hyperlink>
        </w:p>
        <w:p w14:paraId="199D6BB3" w14:textId="4523255A"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182" w:history="1">
            <w:r w:rsidR="00C67A55" w:rsidRPr="00423CEB">
              <w:rPr>
                <w:rStyle w:val="Hyperlink"/>
              </w:rPr>
              <w:t>1. Tools Employed</w:t>
            </w:r>
            <w:r w:rsidR="00C67A55">
              <w:rPr>
                <w:webHidden/>
              </w:rPr>
              <w:tab/>
            </w:r>
            <w:r w:rsidR="00C67A55">
              <w:rPr>
                <w:webHidden/>
              </w:rPr>
              <w:fldChar w:fldCharType="begin"/>
            </w:r>
            <w:r w:rsidR="00C67A55">
              <w:rPr>
                <w:webHidden/>
              </w:rPr>
              <w:instrText xml:space="preserve"> PAGEREF _Toc134223182 \h </w:instrText>
            </w:r>
            <w:r w:rsidR="00C67A55">
              <w:rPr>
                <w:webHidden/>
              </w:rPr>
            </w:r>
            <w:r w:rsidR="00C67A55">
              <w:rPr>
                <w:webHidden/>
              </w:rPr>
              <w:fldChar w:fldCharType="separate"/>
            </w:r>
            <w:r w:rsidR="0088013D">
              <w:rPr>
                <w:webHidden/>
              </w:rPr>
              <w:t>11</w:t>
            </w:r>
            <w:r w:rsidR="00C67A55">
              <w:rPr>
                <w:webHidden/>
              </w:rPr>
              <w:fldChar w:fldCharType="end"/>
            </w:r>
          </w:hyperlink>
        </w:p>
        <w:p w14:paraId="473961E9" w14:textId="31994D5E"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183" w:history="1">
            <w:r w:rsidR="00C67A55" w:rsidRPr="00423CEB">
              <w:rPr>
                <w:rStyle w:val="Hyperlink"/>
              </w:rPr>
              <w:t>2.</w:t>
            </w:r>
            <w:r w:rsidR="00C67A55">
              <w:rPr>
                <w:rFonts w:asciiTheme="minorHAnsi" w:eastAsiaTheme="minorEastAsia" w:hAnsiTheme="minorHAnsi" w:cstheme="minorBidi"/>
                <w:kern w:val="2"/>
                <w:lang w:val="en-GB" w:eastAsia="en-GB"/>
                <w14:ligatures w14:val="standardContextual"/>
              </w:rPr>
              <w:tab/>
            </w:r>
            <w:r w:rsidR="00C67A55" w:rsidRPr="00423CEB">
              <w:rPr>
                <w:rStyle w:val="Hyperlink"/>
              </w:rPr>
              <w:t>Models Implemented and Considered</w:t>
            </w:r>
            <w:r w:rsidR="00C67A55">
              <w:rPr>
                <w:webHidden/>
              </w:rPr>
              <w:tab/>
            </w:r>
            <w:r w:rsidR="00C67A55">
              <w:rPr>
                <w:webHidden/>
              </w:rPr>
              <w:fldChar w:fldCharType="begin"/>
            </w:r>
            <w:r w:rsidR="00C67A55">
              <w:rPr>
                <w:webHidden/>
              </w:rPr>
              <w:instrText xml:space="preserve"> PAGEREF _Toc134223183 \h </w:instrText>
            </w:r>
            <w:r w:rsidR="00C67A55">
              <w:rPr>
                <w:webHidden/>
              </w:rPr>
            </w:r>
            <w:r w:rsidR="00C67A55">
              <w:rPr>
                <w:webHidden/>
              </w:rPr>
              <w:fldChar w:fldCharType="separate"/>
            </w:r>
            <w:r w:rsidR="0088013D">
              <w:rPr>
                <w:webHidden/>
              </w:rPr>
              <w:t>11</w:t>
            </w:r>
            <w:r w:rsidR="00C67A55">
              <w:rPr>
                <w:webHidden/>
              </w:rPr>
              <w:fldChar w:fldCharType="end"/>
            </w:r>
          </w:hyperlink>
        </w:p>
        <w:p w14:paraId="7F6DF4BE" w14:textId="023C6B29"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184" w:history="1">
            <w:r w:rsidR="00C67A55" w:rsidRPr="00423CEB">
              <w:rPr>
                <w:rStyle w:val="Hyperlink"/>
              </w:rPr>
              <w:t>3. Libraries</w:t>
            </w:r>
            <w:r w:rsidR="00C67A55">
              <w:rPr>
                <w:webHidden/>
              </w:rPr>
              <w:tab/>
            </w:r>
            <w:r w:rsidR="00C67A55">
              <w:rPr>
                <w:webHidden/>
              </w:rPr>
              <w:fldChar w:fldCharType="begin"/>
            </w:r>
            <w:r w:rsidR="00C67A55">
              <w:rPr>
                <w:webHidden/>
              </w:rPr>
              <w:instrText xml:space="preserve"> PAGEREF _Toc134223184 \h </w:instrText>
            </w:r>
            <w:r w:rsidR="00C67A55">
              <w:rPr>
                <w:webHidden/>
              </w:rPr>
            </w:r>
            <w:r w:rsidR="00C67A55">
              <w:rPr>
                <w:webHidden/>
              </w:rPr>
              <w:fldChar w:fldCharType="separate"/>
            </w:r>
            <w:r w:rsidR="0088013D">
              <w:rPr>
                <w:webHidden/>
              </w:rPr>
              <w:t>12</w:t>
            </w:r>
            <w:r w:rsidR="00C67A55">
              <w:rPr>
                <w:webHidden/>
              </w:rPr>
              <w:fldChar w:fldCharType="end"/>
            </w:r>
          </w:hyperlink>
        </w:p>
        <w:p w14:paraId="385319B4" w14:textId="6DA3927F"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85" w:history="1">
            <w:r w:rsidR="00C67A55" w:rsidRPr="00423CEB">
              <w:rPr>
                <w:rStyle w:val="Hyperlink"/>
              </w:rPr>
              <w:t>Data Manipulation and Analysis Libraries</w:t>
            </w:r>
            <w:r w:rsidR="00C67A55">
              <w:rPr>
                <w:webHidden/>
              </w:rPr>
              <w:tab/>
            </w:r>
            <w:r w:rsidR="00C67A55">
              <w:rPr>
                <w:webHidden/>
              </w:rPr>
              <w:fldChar w:fldCharType="begin"/>
            </w:r>
            <w:r w:rsidR="00C67A55">
              <w:rPr>
                <w:webHidden/>
              </w:rPr>
              <w:instrText xml:space="preserve"> PAGEREF _Toc134223185 \h </w:instrText>
            </w:r>
            <w:r w:rsidR="00C67A55">
              <w:rPr>
                <w:webHidden/>
              </w:rPr>
            </w:r>
            <w:r w:rsidR="00C67A55">
              <w:rPr>
                <w:webHidden/>
              </w:rPr>
              <w:fldChar w:fldCharType="separate"/>
            </w:r>
            <w:r w:rsidR="0088013D">
              <w:rPr>
                <w:webHidden/>
              </w:rPr>
              <w:t>12</w:t>
            </w:r>
            <w:r w:rsidR="00C67A55">
              <w:rPr>
                <w:webHidden/>
              </w:rPr>
              <w:fldChar w:fldCharType="end"/>
            </w:r>
          </w:hyperlink>
        </w:p>
        <w:p w14:paraId="670DF1D2" w14:textId="793EF226"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86" w:history="1">
            <w:r w:rsidR="00C67A55" w:rsidRPr="00423CEB">
              <w:rPr>
                <w:rStyle w:val="Hyperlink"/>
              </w:rPr>
              <w:t>Data Visualization Libraries</w:t>
            </w:r>
            <w:r w:rsidR="00C67A55">
              <w:rPr>
                <w:webHidden/>
              </w:rPr>
              <w:tab/>
            </w:r>
            <w:r w:rsidR="00C67A55">
              <w:rPr>
                <w:webHidden/>
              </w:rPr>
              <w:fldChar w:fldCharType="begin"/>
            </w:r>
            <w:r w:rsidR="00C67A55">
              <w:rPr>
                <w:webHidden/>
              </w:rPr>
              <w:instrText xml:space="preserve"> PAGEREF _Toc134223186 \h </w:instrText>
            </w:r>
            <w:r w:rsidR="00C67A55">
              <w:rPr>
                <w:webHidden/>
              </w:rPr>
            </w:r>
            <w:r w:rsidR="00C67A55">
              <w:rPr>
                <w:webHidden/>
              </w:rPr>
              <w:fldChar w:fldCharType="separate"/>
            </w:r>
            <w:r w:rsidR="0088013D">
              <w:rPr>
                <w:webHidden/>
              </w:rPr>
              <w:t>12</w:t>
            </w:r>
            <w:r w:rsidR="00C67A55">
              <w:rPr>
                <w:webHidden/>
              </w:rPr>
              <w:fldChar w:fldCharType="end"/>
            </w:r>
          </w:hyperlink>
        </w:p>
        <w:p w14:paraId="1D02E08E" w14:textId="71DDD916"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87" w:history="1">
            <w:r w:rsidR="00C67A55" w:rsidRPr="00423CEB">
              <w:rPr>
                <w:rStyle w:val="Hyperlink"/>
              </w:rPr>
              <w:t>Data Preprocessing and Machine Learning Libraries</w:t>
            </w:r>
            <w:r w:rsidR="00C67A55">
              <w:rPr>
                <w:webHidden/>
              </w:rPr>
              <w:tab/>
            </w:r>
            <w:r w:rsidR="00C67A55">
              <w:rPr>
                <w:webHidden/>
              </w:rPr>
              <w:fldChar w:fldCharType="begin"/>
            </w:r>
            <w:r w:rsidR="00C67A55">
              <w:rPr>
                <w:webHidden/>
              </w:rPr>
              <w:instrText xml:space="preserve"> PAGEREF _Toc134223187 \h </w:instrText>
            </w:r>
            <w:r w:rsidR="00C67A55">
              <w:rPr>
                <w:webHidden/>
              </w:rPr>
            </w:r>
            <w:r w:rsidR="00C67A55">
              <w:rPr>
                <w:webHidden/>
              </w:rPr>
              <w:fldChar w:fldCharType="separate"/>
            </w:r>
            <w:r w:rsidR="0088013D">
              <w:rPr>
                <w:webHidden/>
              </w:rPr>
              <w:t>12</w:t>
            </w:r>
            <w:r w:rsidR="00C67A55">
              <w:rPr>
                <w:webHidden/>
              </w:rPr>
              <w:fldChar w:fldCharType="end"/>
            </w:r>
          </w:hyperlink>
        </w:p>
        <w:p w14:paraId="126D6435" w14:textId="71D1D6BD"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88" w:history="1">
            <w:r w:rsidR="00C67A55" w:rsidRPr="00423CEB">
              <w:rPr>
                <w:rStyle w:val="Hyperlink"/>
              </w:rPr>
              <w:t>Deep Learning Libraries</w:t>
            </w:r>
            <w:r w:rsidR="00C67A55">
              <w:rPr>
                <w:webHidden/>
              </w:rPr>
              <w:tab/>
            </w:r>
            <w:r w:rsidR="00C67A55">
              <w:rPr>
                <w:webHidden/>
              </w:rPr>
              <w:fldChar w:fldCharType="begin"/>
            </w:r>
            <w:r w:rsidR="00C67A55">
              <w:rPr>
                <w:webHidden/>
              </w:rPr>
              <w:instrText xml:space="preserve"> PAGEREF _Toc134223188 \h </w:instrText>
            </w:r>
            <w:r w:rsidR="00C67A55">
              <w:rPr>
                <w:webHidden/>
              </w:rPr>
            </w:r>
            <w:r w:rsidR="00C67A55">
              <w:rPr>
                <w:webHidden/>
              </w:rPr>
              <w:fldChar w:fldCharType="separate"/>
            </w:r>
            <w:r w:rsidR="0088013D">
              <w:rPr>
                <w:webHidden/>
              </w:rPr>
              <w:t>13</w:t>
            </w:r>
            <w:r w:rsidR="00C67A55">
              <w:rPr>
                <w:webHidden/>
              </w:rPr>
              <w:fldChar w:fldCharType="end"/>
            </w:r>
          </w:hyperlink>
        </w:p>
        <w:p w14:paraId="09A9F6B6" w14:textId="0A478C36"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89" w:history="1">
            <w:r w:rsidR="00C67A55" w:rsidRPr="00423CEB">
              <w:rPr>
                <w:rStyle w:val="Hyperlink"/>
              </w:rPr>
              <w:t>Model Training Libraries</w:t>
            </w:r>
            <w:r w:rsidR="00C67A55">
              <w:rPr>
                <w:webHidden/>
              </w:rPr>
              <w:tab/>
            </w:r>
            <w:r w:rsidR="00C67A55">
              <w:rPr>
                <w:webHidden/>
              </w:rPr>
              <w:fldChar w:fldCharType="begin"/>
            </w:r>
            <w:r w:rsidR="00C67A55">
              <w:rPr>
                <w:webHidden/>
              </w:rPr>
              <w:instrText xml:space="preserve"> PAGEREF _Toc134223189 \h </w:instrText>
            </w:r>
            <w:r w:rsidR="00C67A55">
              <w:rPr>
                <w:webHidden/>
              </w:rPr>
            </w:r>
            <w:r w:rsidR="00C67A55">
              <w:rPr>
                <w:webHidden/>
              </w:rPr>
              <w:fldChar w:fldCharType="separate"/>
            </w:r>
            <w:r w:rsidR="0088013D">
              <w:rPr>
                <w:webHidden/>
              </w:rPr>
              <w:t>13</w:t>
            </w:r>
            <w:r w:rsidR="00C67A55">
              <w:rPr>
                <w:webHidden/>
              </w:rPr>
              <w:fldChar w:fldCharType="end"/>
            </w:r>
          </w:hyperlink>
        </w:p>
        <w:p w14:paraId="586A5319" w14:textId="602F368E"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90" w:history="1">
            <w:r w:rsidR="00C67A55" w:rsidRPr="00423CEB">
              <w:rPr>
                <w:rStyle w:val="Hyperlink"/>
              </w:rPr>
              <w:t>Other Libraries Utilized</w:t>
            </w:r>
            <w:r w:rsidR="00C67A55">
              <w:rPr>
                <w:webHidden/>
              </w:rPr>
              <w:tab/>
            </w:r>
            <w:r w:rsidR="00C67A55">
              <w:rPr>
                <w:webHidden/>
              </w:rPr>
              <w:fldChar w:fldCharType="begin"/>
            </w:r>
            <w:r w:rsidR="00C67A55">
              <w:rPr>
                <w:webHidden/>
              </w:rPr>
              <w:instrText xml:space="preserve"> PAGEREF _Toc134223190 \h </w:instrText>
            </w:r>
            <w:r w:rsidR="00C67A55">
              <w:rPr>
                <w:webHidden/>
              </w:rPr>
            </w:r>
            <w:r w:rsidR="00C67A55">
              <w:rPr>
                <w:webHidden/>
              </w:rPr>
              <w:fldChar w:fldCharType="separate"/>
            </w:r>
            <w:r w:rsidR="0088013D">
              <w:rPr>
                <w:webHidden/>
              </w:rPr>
              <w:t>13</w:t>
            </w:r>
            <w:r w:rsidR="00C67A55">
              <w:rPr>
                <w:webHidden/>
              </w:rPr>
              <w:fldChar w:fldCharType="end"/>
            </w:r>
          </w:hyperlink>
        </w:p>
        <w:p w14:paraId="0202BBA7" w14:textId="31194D1E"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191" w:history="1">
            <w:r w:rsidR="00C67A55" w:rsidRPr="00423CEB">
              <w:rPr>
                <w:rStyle w:val="Hyperlink"/>
              </w:rPr>
              <w:t>4.</w:t>
            </w:r>
            <w:r w:rsidR="00C67A55">
              <w:rPr>
                <w:rFonts w:asciiTheme="minorHAnsi" w:eastAsiaTheme="minorEastAsia" w:hAnsiTheme="minorHAnsi" w:cstheme="minorBidi"/>
                <w:kern w:val="2"/>
                <w:lang w:val="en-GB" w:eastAsia="en-GB"/>
                <w14:ligatures w14:val="standardContextual"/>
              </w:rPr>
              <w:tab/>
            </w:r>
            <w:r w:rsidR="00C67A55" w:rsidRPr="00423CEB">
              <w:rPr>
                <w:rStyle w:val="Hyperlink"/>
              </w:rPr>
              <w:t>Machine Learning Algorithms</w:t>
            </w:r>
            <w:r w:rsidR="00C67A55">
              <w:rPr>
                <w:webHidden/>
              </w:rPr>
              <w:tab/>
            </w:r>
            <w:r w:rsidR="00C67A55">
              <w:rPr>
                <w:webHidden/>
              </w:rPr>
              <w:fldChar w:fldCharType="begin"/>
            </w:r>
            <w:r w:rsidR="00C67A55">
              <w:rPr>
                <w:webHidden/>
              </w:rPr>
              <w:instrText xml:space="preserve"> PAGEREF _Toc134223191 \h </w:instrText>
            </w:r>
            <w:r w:rsidR="00C67A55">
              <w:rPr>
                <w:webHidden/>
              </w:rPr>
            </w:r>
            <w:r w:rsidR="00C67A55">
              <w:rPr>
                <w:webHidden/>
              </w:rPr>
              <w:fldChar w:fldCharType="separate"/>
            </w:r>
            <w:r w:rsidR="0088013D">
              <w:rPr>
                <w:webHidden/>
              </w:rPr>
              <w:t>14</w:t>
            </w:r>
            <w:r w:rsidR="00C67A55">
              <w:rPr>
                <w:webHidden/>
              </w:rPr>
              <w:fldChar w:fldCharType="end"/>
            </w:r>
          </w:hyperlink>
        </w:p>
        <w:p w14:paraId="3DE5B9C7" w14:textId="2D823C45" w:rsidR="00C67A55" w:rsidRDefault="00000000">
          <w:pPr>
            <w:pStyle w:val="TOC1"/>
            <w:tabs>
              <w:tab w:val="right" w:leader="dot" w:pos="9494"/>
            </w:tabs>
            <w:rPr>
              <w:rFonts w:asciiTheme="minorHAnsi" w:eastAsiaTheme="minorEastAsia" w:hAnsiTheme="minorHAnsi" w:cstheme="minorBidi"/>
              <w:noProof/>
              <w:kern w:val="2"/>
              <w:lang w:val="en-GB" w:eastAsia="en-GB"/>
              <w14:ligatures w14:val="standardContextual"/>
            </w:rPr>
          </w:pPr>
          <w:hyperlink w:anchor="_Toc134223192" w:history="1">
            <w:r w:rsidR="00C67A55" w:rsidRPr="00423CEB">
              <w:rPr>
                <w:rStyle w:val="Hyperlink"/>
                <w:noProof/>
              </w:rPr>
              <w:t>Section 3: What Has Been Accomplished So Far</w:t>
            </w:r>
            <w:r w:rsidR="00C67A55">
              <w:rPr>
                <w:noProof/>
                <w:webHidden/>
              </w:rPr>
              <w:tab/>
            </w:r>
            <w:r w:rsidR="00C67A55">
              <w:rPr>
                <w:noProof/>
                <w:webHidden/>
              </w:rPr>
              <w:fldChar w:fldCharType="begin"/>
            </w:r>
            <w:r w:rsidR="00C67A55">
              <w:rPr>
                <w:noProof/>
                <w:webHidden/>
              </w:rPr>
              <w:instrText xml:space="preserve"> PAGEREF _Toc134223192 \h </w:instrText>
            </w:r>
            <w:r w:rsidR="00C67A55">
              <w:rPr>
                <w:noProof/>
                <w:webHidden/>
              </w:rPr>
            </w:r>
            <w:r w:rsidR="00C67A55">
              <w:rPr>
                <w:noProof/>
                <w:webHidden/>
              </w:rPr>
              <w:fldChar w:fldCharType="separate"/>
            </w:r>
            <w:r w:rsidR="0088013D">
              <w:rPr>
                <w:noProof/>
                <w:webHidden/>
              </w:rPr>
              <w:t>15</w:t>
            </w:r>
            <w:r w:rsidR="00C67A55">
              <w:rPr>
                <w:noProof/>
                <w:webHidden/>
              </w:rPr>
              <w:fldChar w:fldCharType="end"/>
            </w:r>
          </w:hyperlink>
        </w:p>
        <w:p w14:paraId="3114E568" w14:textId="074978FA"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193" w:history="1">
            <w:r w:rsidR="00C67A55" w:rsidRPr="00423CEB">
              <w:rPr>
                <w:rStyle w:val="Hyperlink"/>
              </w:rPr>
              <w:t>1.</w:t>
            </w:r>
            <w:r w:rsidR="00C67A55">
              <w:rPr>
                <w:rFonts w:asciiTheme="minorHAnsi" w:eastAsiaTheme="minorEastAsia" w:hAnsiTheme="minorHAnsi" w:cstheme="minorBidi"/>
                <w:kern w:val="2"/>
                <w:lang w:val="en-GB" w:eastAsia="en-GB"/>
                <w14:ligatures w14:val="standardContextual"/>
              </w:rPr>
              <w:tab/>
            </w:r>
            <w:r w:rsidR="00C67A55" w:rsidRPr="00423CEB">
              <w:rPr>
                <w:rStyle w:val="Hyperlink"/>
              </w:rPr>
              <w:t>Data Methodology</w:t>
            </w:r>
            <w:r w:rsidR="00C67A55">
              <w:rPr>
                <w:webHidden/>
              </w:rPr>
              <w:tab/>
            </w:r>
            <w:r w:rsidR="00C67A55">
              <w:rPr>
                <w:webHidden/>
              </w:rPr>
              <w:fldChar w:fldCharType="begin"/>
            </w:r>
            <w:r w:rsidR="00C67A55">
              <w:rPr>
                <w:webHidden/>
              </w:rPr>
              <w:instrText xml:space="preserve"> PAGEREF _Toc134223193 \h </w:instrText>
            </w:r>
            <w:r w:rsidR="00C67A55">
              <w:rPr>
                <w:webHidden/>
              </w:rPr>
            </w:r>
            <w:r w:rsidR="00C67A55">
              <w:rPr>
                <w:webHidden/>
              </w:rPr>
              <w:fldChar w:fldCharType="separate"/>
            </w:r>
            <w:r w:rsidR="0088013D">
              <w:rPr>
                <w:webHidden/>
              </w:rPr>
              <w:t>15</w:t>
            </w:r>
            <w:r w:rsidR="00C67A55">
              <w:rPr>
                <w:webHidden/>
              </w:rPr>
              <w:fldChar w:fldCharType="end"/>
            </w:r>
          </w:hyperlink>
        </w:p>
        <w:p w14:paraId="09B196A9" w14:textId="6D75A809"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94" w:history="1">
            <w:r w:rsidR="00C67A55" w:rsidRPr="00423CEB">
              <w:rPr>
                <w:rStyle w:val="Hyperlink"/>
              </w:rPr>
              <w:t>Approach</w:t>
            </w:r>
            <w:r w:rsidR="00C67A55">
              <w:rPr>
                <w:webHidden/>
              </w:rPr>
              <w:tab/>
            </w:r>
            <w:r w:rsidR="00C67A55">
              <w:rPr>
                <w:webHidden/>
              </w:rPr>
              <w:fldChar w:fldCharType="begin"/>
            </w:r>
            <w:r w:rsidR="00C67A55">
              <w:rPr>
                <w:webHidden/>
              </w:rPr>
              <w:instrText xml:space="preserve"> PAGEREF _Toc134223194 \h </w:instrText>
            </w:r>
            <w:r w:rsidR="00C67A55">
              <w:rPr>
                <w:webHidden/>
              </w:rPr>
            </w:r>
            <w:r w:rsidR="00C67A55">
              <w:rPr>
                <w:webHidden/>
              </w:rPr>
              <w:fldChar w:fldCharType="separate"/>
            </w:r>
            <w:r w:rsidR="0088013D">
              <w:rPr>
                <w:webHidden/>
              </w:rPr>
              <w:t>15</w:t>
            </w:r>
            <w:r w:rsidR="00C67A55">
              <w:rPr>
                <w:webHidden/>
              </w:rPr>
              <w:fldChar w:fldCharType="end"/>
            </w:r>
          </w:hyperlink>
        </w:p>
        <w:p w14:paraId="7CED76A1" w14:textId="36CBF284"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95" w:history="1">
            <w:r w:rsidR="00C67A55" w:rsidRPr="00423CEB">
              <w:rPr>
                <w:rStyle w:val="Hyperlink"/>
              </w:rPr>
              <w:t xml:space="preserve">Exploratory Data Analysis for Data </w:t>
            </w:r>
            <w:r w:rsidR="000B4107">
              <w:rPr>
                <w:rStyle w:val="Hyperlink"/>
              </w:rPr>
              <w:t>Understanding</w:t>
            </w:r>
            <w:r w:rsidR="00C67A55">
              <w:rPr>
                <w:webHidden/>
              </w:rPr>
              <w:tab/>
            </w:r>
            <w:r w:rsidR="00C67A55">
              <w:rPr>
                <w:webHidden/>
              </w:rPr>
              <w:fldChar w:fldCharType="begin"/>
            </w:r>
            <w:r w:rsidR="00C67A55">
              <w:rPr>
                <w:webHidden/>
              </w:rPr>
              <w:instrText xml:space="preserve"> PAGEREF _Toc134223195 \h </w:instrText>
            </w:r>
            <w:r w:rsidR="00C67A55">
              <w:rPr>
                <w:webHidden/>
              </w:rPr>
            </w:r>
            <w:r w:rsidR="00C67A55">
              <w:rPr>
                <w:webHidden/>
              </w:rPr>
              <w:fldChar w:fldCharType="separate"/>
            </w:r>
            <w:r w:rsidR="0088013D">
              <w:rPr>
                <w:webHidden/>
              </w:rPr>
              <w:t>15</w:t>
            </w:r>
            <w:r w:rsidR="00C67A55">
              <w:rPr>
                <w:webHidden/>
              </w:rPr>
              <w:fldChar w:fldCharType="end"/>
            </w:r>
          </w:hyperlink>
        </w:p>
        <w:p w14:paraId="3CED0942" w14:textId="71D6B203"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96" w:history="1">
            <w:r w:rsidR="00C67A55" w:rsidRPr="00423CEB">
              <w:rPr>
                <w:rStyle w:val="Hyperlink"/>
              </w:rPr>
              <w:t>Data Cleaning and Preparation</w:t>
            </w:r>
            <w:r w:rsidR="00C67A55">
              <w:rPr>
                <w:webHidden/>
              </w:rPr>
              <w:tab/>
            </w:r>
            <w:r w:rsidR="00C67A55">
              <w:rPr>
                <w:webHidden/>
              </w:rPr>
              <w:fldChar w:fldCharType="begin"/>
            </w:r>
            <w:r w:rsidR="00C67A55">
              <w:rPr>
                <w:webHidden/>
              </w:rPr>
              <w:instrText xml:space="preserve"> PAGEREF _Toc134223196 \h </w:instrText>
            </w:r>
            <w:r w:rsidR="00C67A55">
              <w:rPr>
                <w:webHidden/>
              </w:rPr>
            </w:r>
            <w:r w:rsidR="00C67A55">
              <w:rPr>
                <w:webHidden/>
              </w:rPr>
              <w:fldChar w:fldCharType="separate"/>
            </w:r>
            <w:r w:rsidR="0088013D">
              <w:rPr>
                <w:webHidden/>
              </w:rPr>
              <w:t>16</w:t>
            </w:r>
            <w:r w:rsidR="00C67A55">
              <w:rPr>
                <w:webHidden/>
              </w:rPr>
              <w:fldChar w:fldCharType="end"/>
            </w:r>
          </w:hyperlink>
        </w:p>
        <w:p w14:paraId="6C88EBBC" w14:textId="1E9E3CDB"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97" w:history="1">
            <w:r w:rsidR="00C67A55" w:rsidRPr="00423CEB">
              <w:rPr>
                <w:rStyle w:val="Hyperlink"/>
              </w:rPr>
              <w:t>Missing Values</w:t>
            </w:r>
            <w:r w:rsidR="00C67A55">
              <w:rPr>
                <w:webHidden/>
              </w:rPr>
              <w:tab/>
            </w:r>
            <w:r w:rsidR="00C67A55">
              <w:rPr>
                <w:webHidden/>
              </w:rPr>
              <w:fldChar w:fldCharType="begin"/>
            </w:r>
            <w:r w:rsidR="00C67A55">
              <w:rPr>
                <w:webHidden/>
              </w:rPr>
              <w:instrText xml:space="preserve"> PAGEREF _Toc134223197 \h </w:instrText>
            </w:r>
            <w:r w:rsidR="00C67A55">
              <w:rPr>
                <w:webHidden/>
              </w:rPr>
            </w:r>
            <w:r w:rsidR="00C67A55">
              <w:rPr>
                <w:webHidden/>
              </w:rPr>
              <w:fldChar w:fldCharType="separate"/>
            </w:r>
            <w:r w:rsidR="0088013D">
              <w:rPr>
                <w:webHidden/>
              </w:rPr>
              <w:t>17</w:t>
            </w:r>
            <w:r w:rsidR="00C67A55">
              <w:rPr>
                <w:webHidden/>
              </w:rPr>
              <w:fldChar w:fldCharType="end"/>
            </w:r>
          </w:hyperlink>
        </w:p>
        <w:p w14:paraId="5BC8856E" w14:textId="5EBEA258"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98" w:history="1">
            <w:r w:rsidR="00C67A55" w:rsidRPr="00423CEB">
              <w:rPr>
                <w:rStyle w:val="Hyperlink"/>
              </w:rPr>
              <w:t>Feature Engineering</w:t>
            </w:r>
            <w:r w:rsidR="00C67A55">
              <w:rPr>
                <w:webHidden/>
              </w:rPr>
              <w:tab/>
            </w:r>
            <w:r w:rsidR="00C67A55">
              <w:rPr>
                <w:webHidden/>
              </w:rPr>
              <w:fldChar w:fldCharType="begin"/>
            </w:r>
            <w:r w:rsidR="00C67A55">
              <w:rPr>
                <w:webHidden/>
              </w:rPr>
              <w:instrText xml:space="preserve"> PAGEREF _Toc134223198 \h </w:instrText>
            </w:r>
            <w:r w:rsidR="00C67A55">
              <w:rPr>
                <w:webHidden/>
              </w:rPr>
            </w:r>
            <w:r w:rsidR="00C67A55">
              <w:rPr>
                <w:webHidden/>
              </w:rPr>
              <w:fldChar w:fldCharType="separate"/>
            </w:r>
            <w:r w:rsidR="0088013D">
              <w:rPr>
                <w:webHidden/>
              </w:rPr>
              <w:t>17</w:t>
            </w:r>
            <w:r w:rsidR="00C67A55">
              <w:rPr>
                <w:webHidden/>
              </w:rPr>
              <w:fldChar w:fldCharType="end"/>
            </w:r>
          </w:hyperlink>
        </w:p>
        <w:p w14:paraId="36B3A9CC" w14:textId="50862AA3"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199" w:history="1">
            <w:r w:rsidR="00C67A55" w:rsidRPr="00423CEB">
              <w:rPr>
                <w:rStyle w:val="Hyperlink"/>
              </w:rPr>
              <w:t>Preprocessing: Outlier Treatment  and encoding</w:t>
            </w:r>
            <w:r w:rsidR="00C67A55">
              <w:rPr>
                <w:webHidden/>
              </w:rPr>
              <w:tab/>
            </w:r>
            <w:r w:rsidR="00C67A55">
              <w:rPr>
                <w:webHidden/>
              </w:rPr>
              <w:fldChar w:fldCharType="begin"/>
            </w:r>
            <w:r w:rsidR="00C67A55">
              <w:rPr>
                <w:webHidden/>
              </w:rPr>
              <w:instrText xml:space="preserve"> PAGEREF _Toc134223199 \h </w:instrText>
            </w:r>
            <w:r w:rsidR="00C67A55">
              <w:rPr>
                <w:webHidden/>
              </w:rPr>
            </w:r>
            <w:r w:rsidR="00C67A55">
              <w:rPr>
                <w:webHidden/>
              </w:rPr>
              <w:fldChar w:fldCharType="separate"/>
            </w:r>
            <w:r w:rsidR="0088013D">
              <w:rPr>
                <w:webHidden/>
              </w:rPr>
              <w:t>19</w:t>
            </w:r>
            <w:r w:rsidR="00C67A55">
              <w:rPr>
                <w:webHidden/>
              </w:rPr>
              <w:fldChar w:fldCharType="end"/>
            </w:r>
          </w:hyperlink>
        </w:p>
        <w:p w14:paraId="2585D2F9" w14:textId="1E3A3BB7" w:rsidR="00C67A55" w:rsidRPr="00F56084"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200" w:history="1">
            <w:r w:rsidR="00C67A55" w:rsidRPr="00F56084">
              <w:rPr>
                <w:rStyle w:val="Hyperlink"/>
              </w:rPr>
              <w:t>Outliers</w:t>
            </w:r>
            <w:r w:rsidR="00C67A55" w:rsidRPr="00F56084">
              <w:rPr>
                <w:webHidden/>
              </w:rPr>
              <w:tab/>
            </w:r>
            <w:r w:rsidR="00C67A55" w:rsidRPr="00F56084">
              <w:rPr>
                <w:webHidden/>
              </w:rPr>
              <w:fldChar w:fldCharType="begin"/>
            </w:r>
            <w:r w:rsidR="00C67A55" w:rsidRPr="00F56084">
              <w:rPr>
                <w:webHidden/>
              </w:rPr>
              <w:instrText xml:space="preserve"> PAGEREF _Toc134223200 \h </w:instrText>
            </w:r>
            <w:r w:rsidR="00C67A55" w:rsidRPr="00F56084">
              <w:rPr>
                <w:webHidden/>
              </w:rPr>
            </w:r>
            <w:r w:rsidR="00C67A55" w:rsidRPr="00F56084">
              <w:rPr>
                <w:webHidden/>
              </w:rPr>
              <w:fldChar w:fldCharType="separate"/>
            </w:r>
            <w:r w:rsidR="0088013D">
              <w:rPr>
                <w:webHidden/>
              </w:rPr>
              <w:t>19</w:t>
            </w:r>
            <w:r w:rsidR="00C67A55" w:rsidRPr="00F56084">
              <w:rPr>
                <w:webHidden/>
              </w:rPr>
              <w:fldChar w:fldCharType="end"/>
            </w:r>
          </w:hyperlink>
        </w:p>
        <w:p w14:paraId="19FB6876" w14:textId="2D97684E" w:rsidR="00C67A55" w:rsidRPr="00F56084"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201" w:history="1">
            <w:r w:rsidR="00C67A55" w:rsidRPr="00F56084">
              <w:rPr>
                <w:rStyle w:val="Hyperlink"/>
              </w:rPr>
              <w:t>Encoding</w:t>
            </w:r>
            <w:r w:rsidR="00C67A55" w:rsidRPr="00F56084">
              <w:rPr>
                <w:webHidden/>
              </w:rPr>
              <w:tab/>
            </w:r>
            <w:r w:rsidR="00C67A55" w:rsidRPr="00F56084">
              <w:rPr>
                <w:webHidden/>
              </w:rPr>
              <w:fldChar w:fldCharType="begin"/>
            </w:r>
            <w:r w:rsidR="00C67A55" w:rsidRPr="00F56084">
              <w:rPr>
                <w:webHidden/>
              </w:rPr>
              <w:instrText xml:space="preserve"> PAGEREF _Toc134223201 \h </w:instrText>
            </w:r>
            <w:r w:rsidR="00C67A55" w:rsidRPr="00F56084">
              <w:rPr>
                <w:webHidden/>
              </w:rPr>
            </w:r>
            <w:r w:rsidR="00C67A55" w:rsidRPr="00F56084">
              <w:rPr>
                <w:webHidden/>
              </w:rPr>
              <w:fldChar w:fldCharType="separate"/>
            </w:r>
            <w:r w:rsidR="0088013D">
              <w:rPr>
                <w:webHidden/>
              </w:rPr>
              <w:t>20</w:t>
            </w:r>
            <w:r w:rsidR="00C67A55" w:rsidRPr="00F56084">
              <w:rPr>
                <w:webHidden/>
              </w:rPr>
              <w:fldChar w:fldCharType="end"/>
            </w:r>
          </w:hyperlink>
        </w:p>
        <w:p w14:paraId="5CE32DB7" w14:textId="3FB5A177"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202" w:history="1">
            <w:r w:rsidR="00C67A55" w:rsidRPr="00423CEB">
              <w:rPr>
                <w:rStyle w:val="Hyperlink"/>
              </w:rPr>
              <w:t>2.</w:t>
            </w:r>
            <w:r w:rsidR="00C67A55">
              <w:rPr>
                <w:rFonts w:asciiTheme="minorHAnsi" w:eastAsiaTheme="minorEastAsia" w:hAnsiTheme="minorHAnsi" w:cstheme="minorBidi"/>
                <w:kern w:val="2"/>
                <w:lang w:val="en-GB" w:eastAsia="en-GB"/>
                <w14:ligatures w14:val="standardContextual"/>
              </w:rPr>
              <w:tab/>
            </w:r>
            <w:r w:rsidR="00C67A55" w:rsidRPr="00423CEB">
              <w:rPr>
                <w:rStyle w:val="Hyperlink"/>
              </w:rPr>
              <w:t>Data Visualisations</w:t>
            </w:r>
            <w:r w:rsidR="00C67A55">
              <w:rPr>
                <w:webHidden/>
              </w:rPr>
              <w:tab/>
            </w:r>
            <w:r w:rsidR="00C67A55">
              <w:rPr>
                <w:webHidden/>
              </w:rPr>
              <w:fldChar w:fldCharType="begin"/>
            </w:r>
            <w:r w:rsidR="00C67A55">
              <w:rPr>
                <w:webHidden/>
              </w:rPr>
              <w:instrText xml:space="preserve"> PAGEREF _Toc134223202 \h </w:instrText>
            </w:r>
            <w:r w:rsidR="00C67A55">
              <w:rPr>
                <w:webHidden/>
              </w:rPr>
            </w:r>
            <w:r w:rsidR="00C67A55">
              <w:rPr>
                <w:webHidden/>
              </w:rPr>
              <w:fldChar w:fldCharType="separate"/>
            </w:r>
            <w:r w:rsidR="0088013D">
              <w:rPr>
                <w:webHidden/>
              </w:rPr>
              <w:t>21</w:t>
            </w:r>
            <w:r w:rsidR="00C67A55">
              <w:rPr>
                <w:webHidden/>
              </w:rPr>
              <w:fldChar w:fldCharType="end"/>
            </w:r>
          </w:hyperlink>
        </w:p>
        <w:p w14:paraId="125D9DD3" w14:textId="3E3A70A3"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203" w:history="1">
            <w:r w:rsidR="00C67A55" w:rsidRPr="00423CEB">
              <w:rPr>
                <w:rStyle w:val="Hyperlink"/>
              </w:rPr>
              <w:t>Age Group Insights</w:t>
            </w:r>
            <w:r w:rsidR="00C67A55">
              <w:rPr>
                <w:webHidden/>
              </w:rPr>
              <w:tab/>
            </w:r>
            <w:r w:rsidR="00C67A55">
              <w:rPr>
                <w:webHidden/>
              </w:rPr>
              <w:fldChar w:fldCharType="begin"/>
            </w:r>
            <w:r w:rsidR="00C67A55">
              <w:rPr>
                <w:webHidden/>
              </w:rPr>
              <w:instrText xml:space="preserve"> PAGEREF _Toc134223203 \h </w:instrText>
            </w:r>
            <w:r w:rsidR="00C67A55">
              <w:rPr>
                <w:webHidden/>
              </w:rPr>
            </w:r>
            <w:r w:rsidR="00C67A55">
              <w:rPr>
                <w:webHidden/>
              </w:rPr>
              <w:fldChar w:fldCharType="separate"/>
            </w:r>
            <w:r w:rsidR="0088013D">
              <w:rPr>
                <w:webHidden/>
              </w:rPr>
              <w:t>24</w:t>
            </w:r>
            <w:r w:rsidR="00C67A55">
              <w:rPr>
                <w:webHidden/>
              </w:rPr>
              <w:fldChar w:fldCharType="end"/>
            </w:r>
          </w:hyperlink>
        </w:p>
        <w:p w14:paraId="2C7C610D" w14:textId="0E965E34"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204" w:history="1">
            <w:r w:rsidR="00C67A55" w:rsidRPr="00423CEB">
              <w:rPr>
                <w:rStyle w:val="Hyperlink"/>
              </w:rPr>
              <w:t>Education Group Insights</w:t>
            </w:r>
            <w:r w:rsidR="00C67A55">
              <w:rPr>
                <w:webHidden/>
              </w:rPr>
              <w:tab/>
            </w:r>
            <w:r w:rsidR="00C67A55">
              <w:rPr>
                <w:webHidden/>
              </w:rPr>
              <w:fldChar w:fldCharType="begin"/>
            </w:r>
            <w:r w:rsidR="00C67A55">
              <w:rPr>
                <w:webHidden/>
              </w:rPr>
              <w:instrText xml:space="preserve"> PAGEREF _Toc134223204 \h </w:instrText>
            </w:r>
            <w:r w:rsidR="00C67A55">
              <w:rPr>
                <w:webHidden/>
              </w:rPr>
            </w:r>
            <w:r w:rsidR="00C67A55">
              <w:rPr>
                <w:webHidden/>
              </w:rPr>
              <w:fldChar w:fldCharType="separate"/>
            </w:r>
            <w:r w:rsidR="0088013D">
              <w:rPr>
                <w:webHidden/>
              </w:rPr>
              <w:t>25</w:t>
            </w:r>
            <w:r w:rsidR="00C67A55">
              <w:rPr>
                <w:webHidden/>
              </w:rPr>
              <w:fldChar w:fldCharType="end"/>
            </w:r>
          </w:hyperlink>
        </w:p>
        <w:p w14:paraId="3AA3E872" w14:textId="1762C88E"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205" w:history="1">
            <w:r w:rsidR="00C67A55" w:rsidRPr="00423CEB">
              <w:rPr>
                <w:rStyle w:val="Hyperlink"/>
              </w:rPr>
              <w:t>Marital Status Group Insights</w:t>
            </w:r>
            <w:r w:rsidR="00C67A55">
              <w:rPr>
                <w:webHidden/>
              </w:rPr>
              <w:tab/>
            </w:r>
            <w:r w:rsidR="00C67A55">
              <w:rPr>
                <w:webHidden/>
              </w:rPr>
              <w:fldChar w:fldCharType="begin"/>
            </w:r>
            <w:r w:rsidR="00C67A55">
              <w:rPr>
                <w:webHidden/>
              </w:rPr>
              <w:instrText xml:space="preserve"> PAGEREF _Toc134223205 \h </w:instrText>
            </w:r>
            <w:r w:rsidR="00C67A55">
              <w:rPr>
                <w:webHidden/>
              </w:rPr>
            </w:r>
            <w:r w:rsidR="00C67A55">
              <w:rPr>
                <w:webHidden/>
              </w:rPr>
              <w:fldChar w:fldCharType="separate"/>
            </w:r>
            <w:r w:rsidR="0088013D">
              <w:rPr>
                <w:webHidden/>
              </w:rPr>
              <w:t>26</w:t>
            </w:r>
            <w:r w:rsidR="00C67A55">
              <w:rPr>
                <w:webHidden/>
              </w:rPr>
              <w:fldChar w:fldCharType="end"/>
            </w:r>
          </w:hyperlink>
        </w:p>
        <w:p w14:paraId="3D192426" w14:textId="03C68FA7"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206" w:history="1">
            <w:r w:rsidR="00C67A55" w:rsidRPr="00423CEB">
              <w:rPr>
                <w:rStyle w:val="Hyperlink"/>
              </w:rPr>
              <w:t>3.</w:t>
            </w:r>
            <w:r w:rsidR="00C67A55">
              <w:rPr>
                <w:rFonts w:asciiTheme="minorHAnsi" w:eastAsiaTheme="minorEastAsia" w:hAnsiTheme="minorHAnsi" w:cstheme="minorBidi"/>
                <w:kern w:val="2"/>
                <w:lang w:val="en-GB" w:eastAsia="en-GB"/>
                <w14:ligatures w14:val="standardContextual"/>
              </w:rPr>
              <w:tab/>
            </w:r>
            <w:r w:rsidR="00C67A55" w:rsidRPr="00423CEB">
              <w:rPr>
                <w:rStyle w:val="Hyperlink"/>
              </w:rPr>
              <w:t>Feature Selection and scaling</w:t>
            </w:r>
            <w:r w:rsidR="00C67A55">
              <w:rPr>
                <w:webHidden/>
              </w:rPr>
              <w:tab/>
            </w:r>
            <w:r w:rsidR="00C67A55">
              <w:rPr>
                <w:webHidden/>
              </w:rPr>
              <w:fldChar w:fldCharType="begin"/>
            </w:r>
            <w:r w:rsidR="00C67A55">
              <w:rPr>
                <w:webHidden/>
              </w:rPr>
              <w:instrText xml:space="preserve"> PAGEREF _Toc134223206 \h </w:instrText>
            </w:r>
            <w:r w:rsidR="00C67A55">
              <w:rPr>
                <w:webHidden/>
              </w:rPr>
            </w:r>
            <w:r w:rsidR="00C67A55">
              <w:rPr>
                <w:webHidden/>
              </w:rPr>
              <w:fldChar w:fldCharType="separate"/>
            </w:r>
            <w:r w:rsidR="0088013D">
              <w:rPr>
                <w:webHidden/>
              </w:rPr>
              <w:t>28</w:t>
            </w:r>
            <w:r w:rsidR="00C67A55">
              <w:rPr>
                <w:webHidden/>
              </w:rPr>
              <w:fldChar w:fldCharType="end"/>
            </w:r>
          </w:hyperlink>
        </w:p>
        <w:p w14:paraId="088C8B44" w14:textId="509A1916" w:rsidR="00C67A55" w:rsidRDefault="00000000">
          <w:pPr>
            <w:pStyle w:val="TOC1"/>
            <w:tabs>
              <w:tab w:val="right" w:leader="dot" w:pos="9494"/>
            </w:tabs>
            <w:rPr>
              <w:rFonts w:asciiTheme="minorHAnsi" w:eastAsiaTheme="minorEastAsia" w:hAnsiTheme="minorHAnsi" w:cstheme="minorBidi"/>
              <w:noProof/>
              <w:kern w:val="2"/>
              <w:lang w:val="en-GB" w:eastAsia="en-GB"/>
              <w14:ligatures w14:val="standardContextual"/>
            </w:rPr>
          </w:pPr>
          <w:hyperlink w:anchor="_Toc134223207" w:history="1">
            <w:r w:rsidR="00C67A55" w:rsidRPr="00423CEB">
              <w:rPr>
                <w:rStyle w:val="Hyperlink"/>
                <w:noProof/>
              </w:rPr>
              <w:t xml:space="preserve">Section 4: Obstacles and </w:t>
            </w:r>
            <w:r w:rsidR="000B4107">
              <w:rPr>
                <w:rStyle w:val="Hyperlink"/>
                <w:noProof/>
              </w:rPr>
              <w:t>Strategies</w:t>
            </w:r>
            <w:r w:rsidR="00C67A55">
              <w:rPr>
                <w:noProof/>
                <w:webHidden/>
              </w:rPr>
              <w:tab/>
            </w:r>
            <w:r w:rsidR="00C67A55">
              <w:rPr>
                <w:noProof/>
                <w:webHidden/>
              </w:rPr>
              <w:fldChar w:fldCharType="begin"/>
            </w:r>
            <w:r w:rsidR="00C67A55">
              <w:rPr>
                <w:noProof/>
                <w:webHidden/>
              </w:rPr>
              <w:instrText xml:space="preserve"> PAGEREF _Toc134223207 \h </w:instrText>
            </w:r>
            <w:r w:rsidR="00C67A55">
              <w:rPr>
                <w:noProof/>
                <w:webHidden/>
              </w:rPr>
            </w:r>
            <w:r w:rsidR="00C67A55">
              <w:rPr>
                <w:noProof/>
                <w:webHidden/>
              </w:rPr>
              <w:fldChar w:fldCharType="separate"/>
            </w:r>
            <w:r w:rsidR="0088013D">
              <w:rPr>
                <w:noProof/>
                <w:webHidden/>
              </w:rPr>
              <w:t>28</w:t>
            </w:r>
            <w:r w:rsidR="00C67A55">
              <w:rPr>
                <w:noProof/>
                <w:webHidden/>
              </w:rPr>
              <w:fldChar w:fldCharType="end"/>
            </w:r>
          </w:hyperlink>
        </w:p>
        <w:p w14:paraId="12C771CB" w14:textId="0CA13089"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208" w:history="1">
            <w:r w:rsidR="00C67A55" w:rsidRPr="00423CEB">
              <w:rPr>
                <w:rStyle w:val="Hyperlink"/>
              </w:rPr>
              <w:t>1.</w:t>
            </w:r>
            <w:r w:rsidR="00C67A55">
              <w:rPr>
                <w:rFonts w:asciiTheme="minorHAnsi" w:eastAsiaTheme="minorEastAsia" w:hAnsiTheme="minorHAnsi" w:cstheme="minorBidi"/>
                <w:kern w:val="2"/>
                <w:lang w:val="en-GB" w:eastAsia="en-GB"/>
                <w14:ligatures w14:val="standardContextual"/>
              </w:rPr>
              <w:tab/>
            </w:r>
            <w:r w:rsidR="00C67A55" w:rsidRPr="00423CEB">
              <w:rPr>
                <w:rStyle w:val="Hyperlink"/>
              </w:rPr>
              <w:t>Obstacles</w:t>
            </w:r>
            <w:r w:rsidR="00C67A55">
              <w:rPr>
                <w:webHidden/>
              </w:rPr>
              <w:tab/>
            </w:r>
            <w:r w:rsidR="00C67A55">
              <w:rPr>
                <w:webHidden/>
              </w:rPr>
              <w:fldChar w:fldCharType="begin"/>
            </w:r>
            <w:r w:rsidR="00C67A55">
              <w:rPr>
                <w:webHidden/>
              </w:rPr>
              <w:instrText xml:space="preserve"> PAGEREF _Toc134223208 \h </w:instrText>
            </w:r>
            <w:r w:rsidR="00C67A55">
              <w:rPr>
                <w:webHidden/>
              </w:rPr>
            </w:r>
            <w:r w:rsidR="00C67A55">
              <w:rPr>
                <w:webHidden/>
              </w:rPr>
              <w:fldChar w:fldCharType="separate"/>
            </w:r>
            <w:r w:rsidR="0088013D">
              <w:rPr>
                <w:webHidden/>
              </w:rPr>
              <w:t>28</w:t>
            </w:r>
            <w:r w:rsidR="00C67A55">
              <w:rPr>
                <w:webHidden/>
              </w:rPr>
              <w:fldChar w:fldCharType="end"/>
            </w:r>
          </w:hyperlink>
        </w:p>
        <w:p w14:paraId="0865342B" w14:textId="1DD2B99E"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209" w:history="1">
            <w:r w:rsidR="00C67A55" w:rsidRPr="00423CEB">
              <w:rPr>
                <w:rStyle w:val="Hyperlink"/>
              </w:rPr>
              <w:t>2.</w:t>
            </w:r>
            <w:r w:rsidR="00C67A55">
              <w:rPr>
                <w:rFonts w:asciiTheme="minorHAnsi" w:eastAsiaTheme="minorEastAsia" w:hAnsiTheme="minorHAnsi" w:cstheme="minorBidi"/>
                <w:kern w:val="2"/>
                <w:lang w:val="en-GB" w:eastAsia="en-GB"/>
                <w14:ligatures w14:val="standardContextual"/>
              </w:rPr>
              <w:tab/>
            </w:r>
            <w:r w:rsidR="00C67A55" w:rsidRPr="00423CEB">
              <w:rPr>
                <w:rStyle w:val="Hyperlink"/>
              </w:rPr>
              <w:t>Strategies</w:t>
            </w:r>
            <w:r w:rsidR="00C67A55">
              <w:rPr>
                <w:webHidden/>
              </w:rPr>
              <w:tab/>
            </w:r>
            <w:r w:rsidR="00C67A55">
              <w:rPr>
                <w:webHidden/>
              </w:rPr>
              <w:fldChar w:fldCharType="begin"/>
            </w:r>
            <w:r w:rsidR="00C67A55">
              <w:rPr>
                <w:webHidden/>
              </w:rPr>
              <w:instrText xml:space="preserve"> PAGEREF _Toc134223209 \h </w:instrText>
            </w:r>
            <w:r w:rsidR="00C67A55">
              <w:rPr>
                <w:webHidden/>
              </w:rPr>
            </w:r>
            <w:r w:rsidR="00C67A55">
              <w:rPr>
                <w:webHidden/>
              </w:rPr>
              <w:fldChar w:fldCharType="separate"/>
            </w:r>
            <w:r w:rsidR="0088013D">
              <w:rPr>
                <w:webHidden/>
              </w:rPr>
              <w:t>29</w:t>
            </w:r>
            <w:r w:rsidR="00C67A55">
              <w:rPr>
                <w:webHidden/>
              </w:rPr>
              <w:fldChar w:fldCharType="end"/>
            </w:r>
          </w:hyperlink>
        </w:p>
        <w:p w14:paraId="2D8F0AAC" w14:textId="617F861D" w:rsidR="00C67A55" w:rsidRDefault="00000000">
          <w:pPr>
            <w:pStyle w:val="TOC1"/>
            <w:tabs>
              <w:tab w:val="right" w:leader="dot" w:pos="9494"/>
            </w:tabs>
            <w:rPr>
              <w:rFonts w:asciiTheme="minorHAnsi" w:eastAsiaTheme="minorEastAsia" w:hAnsiTheme="minorHAnsi" w:cstheme="minorBidi"/>
              <w:noProof/>
              <w:kern w:val="2"/>
              <w:lang w:val="en-GB" w:eastAsia="en-GB"/>
              <w14:ligatures w14:val="standardContextual"/>
            </w:rPr>
          </w:pPr>
          <w:hyperlink w:anchor="_Toc134223210" w:history="1">
            <w:r w:rsidR="00C67A55" w:rsidRPr="00423CEB">
              <w:rPr>
                <w:rStyle w:val="Hyperlink"/>
                <w:noProof/>
              </w:rPr>
              <w:t>Section 5: Results and Analysis, Next Steps</w:t>
            </w:r>
            <w:r w:rsidR="00C67A55">
              <w:rPr>
                <w:noProof/>
                <w:webHidden/>
              </w:rPr>
              <w:tab/>
            </w:r>
            <w:r w:rsidR="00C67A55">
              <w:rPr>
                <w:noProof/>
                <w:webHidden/>
              </w:rPr>
              <w:fldChar w:fldCharType="begin"/>
            </w:r>
            <w:r w:rsidR="00C67A55">
              <w:rPr>
                <w:noProof/>
                <w:webHidden/>
              </w:rPr>
              <w:instrText xml:space="preserve"> PAGEREF _Toc134223210 \h </w:instrText>
            </w:r>
            <w:r w:rsidR="00C67A55">
              <w:rPr>
                <w:noProof/>
                <w:webHidden/>
              </w:rPr>
            </w:r>
            <w:r w:rsidR="00C67A55">
              <w:rPr>
                <w:noProof/>
                <w:webHidden/>
              </w:rPr>
              <w:fldChar w:fldCharType="separate"/>
            </w:r>
            <w:r w:rsidR="0088013D">
              <w:rPr>
                <w:noProof/>
                <w:webHidden/>
              </w:rPr>
              <w:t>29</w:t>
            </w:r>
            <w:r w:rsidR="00C67A55">
              <w:rPr>
                <w:noProof/>
                <w:webHidden/>
              </w:rPr>
              <w:fldChar w:fldCharType="end"/>
            </w:r>
          </w:hyperlink>
        </w:p>
        <w:p w14:paraId="63993309" w14:textId="2EE525BB"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211" w:history="1">
            <w:r w:rsidR="00C67A55" w:rsidRPr="00423CEB">
              <w:rPr>
                <w:rStyle w:val="Hyperlink"/>
              </w:rPr>
              <w:t>1.</w:t>
            </w:r>
            <w:r w:rsidR="00C67A55">
              <w:rPr>
                <w:rFonts w:asciiTheme="minorHAnsi" w:eastAsiaTheme="minorEastAsia" w:hAnsiTheme="minorHAnsi" w:cstheme="minorBidi"/>
                <w:kern w:val="2"/>
                <w:lang w:val="en-GB" w:eastAsia="en-GB"/>
                <w14:ligatures w14:val="standardContextual"/>
              </w:rPr>
              <w:tab/>
            </w:r>
            <w:r w:rsidR="00C67A55" w:rsidRPr="00423CEB">
              <w:rPr>
                <w:rStyle w:val="Hyperlink"/>
              </w:rPr>
              <w:t>Results, Engagement</w:t>
            </w:r>
            <w:r w:rsidR="000B4107">
              <w:rPr>
                <w:rStyle w:val="Hyperlink"/>
              </w:rPr>
              <w:t>,</w:t>
            </w:r>
            <w:r w:rsidR="00C67A55" w:rsidRPr="00423CEB">
              <w:rPr>
                <w:rStyle w:val="Hyperlink"/>
              </w:rPr>
              <w:t xml:space="preserve"> and Next Steps</w:t>
            </w:r>
            <w:r w:rsidR="00C67A55">
              <w:rPr>
                <w:webHidden/>
              </w:rPr>
              <w:tab/>
            </w:r>
            <w:r w:rsidR="00C67A55">
              <w:rPr>
                <w:webHidden/>
              </w:rPr>
              <w:fldChar w:fldCharType="begin"/>
            </w:r>
            <w:r w:rsidR="00C67A55">
              <w:rPr>
                <w:webHidden/>
              </w:rPr>
              <w:instrText xml:space="preserve"> PAGEREF _Toc134223211 \h </w:instrText>
            </w:r>
            <w:r w:rsidR="00C67A55">
              <w:rPr>
                <w:webHidden/>
              </w:rPr>
            </w:r>
            <w:r w:rsidR="00C67A55">
              <w:rPr>
                <w:webHidden/>
              </w:rPr>
              <w:fldChar w:fldCharType="separate"/>
            </w:r>
            <w:r w:rsidR="0088013D">
              <w:rPr>
                <w:webHidden/>
              </w:rPr>
              <w:t>30</w:t>
            </w:r>
            <w:r w:rsidR="00C67A55">
              <w:rPr>
                <w:webHidden/>
              </w:rPr>
              <w:fldChar w:fldCharType="end"/>
            </w:r>
          </w:hyperlink>
        </w:p>
        <w:p w14:paraId="0747D636" w14:textId="23EE06E1"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212" w:history="1">
            <w:r w:rsidR="00C67A55" w:rsidRPr="00423CEB">
              <w:rPr>
                <w:rStyle w:val="Hyperlink"/>
              </w:rPr>
              <w:t>Results</w:t>
            </w:r>
            <w:r w:rsidR="00C67A55">
              <w:rPr>
                <w:webHidden/>
              </w:rPr>
              <w:tab/>
            </w:r>
            <w:r w:rsidR="00C67A55">
              <w:rPr>
                <w:webHidden/>
              </w:rPr>
              <w:fldChar w:fldCharType="begin"/>
            </w:r>
            <w:r w:rsidR="00C67A55">
              <w:rPr>
                <w:webHidden/>
              </w:rPr>
              <w:instrText xml:space="preserve"> PAGEREF _Toc134223212 \h </w:instrText>
            </w:r>
            <w:r w:rsidR="00C67A55">
              <w:rPr>
                <w:webHidden/>
              </w:rPr>
            </w:r>
            <w:r w:rsidR="00C67A55">
              <w:rPr>
                <w:webHidden/>
              </w:rPr>
              <w:fldChar w:fldCharType="separate"/>
            </w:r>
            <w:r w:rsidR="0088013D">
              <w:rPr>
                <w:webHidden/>
              </w:rPr>
              <w:t>30</w:t>
            </w:r>
            <w:r w:rsidR="00C67A55">
              <w:rPr>
                <w:webHidden/>
              </w:rPr>
              <w:fldChar w:fldCharType="end"/>
            </w:r>
          </w:hyperlink>
        </w:p>
        <w:p w14:paraId="69F18558" w14:textId="4B74CA03"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213" w:history="1">
            <w:r w:rsidR="00C67A55" w:rsidRPr="00423CEB">
              <w:rPr>
                <w:rStyle w:val="Hyperlink"/>
              </w:rPr>
              <w:t>Engagement</w:t>
            </w:r>
            <w:r w:rsidR="00C67A55">
              <w:rPr>
                <w:webHidden/>
              </w:rPr>
              <w:tab/>
            </w:r>
            <w:r w:rsidR="00C67A55">
              <w:rPr>
                <w:webHidden/>
              </w:rPr>
              <w:fldChar w:fldCharType="begin"/>
            </w:r>
            <w:r w:rsidR="00C67A55">
              <w:rPr>
                <w:webHidden/>
              </w:rPr>
              <w:instrText xml:space="preserve"> PAGEREF _Toc134223213 \h </w:instrText>
            </w:r>
            <w:r w:rsidR="00C67A55">
              <w:rPr>
                <w:webHidden/>
              </w:rPr>
            </w:r>
            <w:r w:rsidR="00C67A55">
              <w:rPr>
                <w:webHidden/>
              </w:rPr>
              <w:fldChar w:fldCharType="separate"/>
            </w:r>
            <w:r w:rsidR="0088013D">
              <w:rPr>
                <w:webHidden/>
              </w:rPr>
              <w:t>33</w:t>
            </w:r>
            <w:r w:rsidR="00C67A55">
              <w:rPr>
                <w:webHidden/>
              </w:rPr>
              <w:fldChar w:fldCharType="end"/>
            </w:r>
          </w:hyperlink>
        </w:p>
        <w:p w14:paraId="719575DB" w14:textId="1552BB72" w:rsidR="00C67A55" w:rsidRDefault="00000000">
          <w:pPr>
            <w:pStyle w:val="TOC2"/>
            <w:rPr>
              <w:rFonts w:asciiTheme="minorHAnsi" w:eastAsiaTheme="minorEastAsia" w:hAnsiTheme="minorHAnsi" w:cstheme="minorBidi"/>
              <w:kern w:val="2"/>
              <w:lang w:val="en-GB" w:eastAsia="en-GB"/>
              <w14:ligatures w14:val="standardContextual"/>
            </w:rPr>
          </w:pPr>
          <w:hyperlink w:anchor="_Toc134223214" w:history="1">
            <w:r w:rsidR="00C67A55" w:rsidRPr="00423CEB">
              <w:rPr>
                <w:rStyle w:val="Hyperlink"/>
              </w:rPr>
              <w:t>2.</w:t>
            </w:r>
            <w:r w:rsidR="00C67A55">
              <w:rPr>
                <w:rFonts w:asciiTheme="minorHAnsi" w:eastAsiaTheme="minorEastAsia" w:hAnsiTheme="minorHAnsi" w:cstheme="minorBidi"/>
                <w:kern w:val="2"/>
                <w:lang w:val="en-GB" w:eastAsia="en-GB"/>
                <w14:ligatures w14:val="standardContextual"/>
              </w:rPr>
              <w:tab/>
            </w:r>
            <w:r w:rsidR="00C67A55" w:rsidRPr="00423CEB">
              <w:rPr>
                <w:rStyle w:val="Hyperlink"/>
              </w:rPr>
              <w:t>Next Steps</w:t>
            </w:r>
            <w:r w:rsidR="00C67A55">
              <w:rPr>
                <w:webHidden/>
              </w:rPr>
              <w:tab/>
            </w:r>
            <w:r w:rsidR="00C67A55">
              <w:rPr>
                <w:webHidden/>
              </w:rPr>
              <w:fldChar w:fldCharType="begin"/>
            </w:r>
            <w:r w:rsidR="00C67A55">
              <w:rPr>
                <w:webHidden/>
              </w:rPr>
              <w:instrText xml:space="preserve"> PAGEREF _Toc134223214 \h </w:instrText>
            </w:r>
            <w:r w:rsidR="00C67A55">
              <w:rPr>
                <w:webHidden/>
              </w:rPr>
            </w:r>
            <w:r w:rsidR="00C67A55">
              <w:rPr>
                <w:webHidden/>
              </w:rPr>
              <w:fldChar w:fldCharType="separate"/>
            </w:r>
            <w:r w:rsidR="0088013D">
              <w:rPr>
                <w:webHidden/>
              </w:rPr>
              <w:t>34</w:t>
            </w:r>
            <w:r w:rsidR="00C67A55">
              <w:rPr>
                <w:webHidden/>
              </w:rPr>
              <w:fldChar w:fldCharType="end"/>
            </w:r>
          </w:hyperlink>
        </w:p>
        <w:p w14:paraId="0DD73A30" w14:textId="3BDC07A6"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215" w:history="1">
            <w:r w:rsidR="00C67A55" w:rsidRPr="00423CEB">
              <w:rPr>
                <w:rStyle w:val="Hyperlink"/>
              </w:rPr>
              <w:t>Customer Profiling for Marketing and Sales</w:t>
            </w:r>
            <w:r w:rsidR="00C67A55">
              <w:rPr>
                <w:webHidden/>
              </w:rPr>
              <w:tab/>
            </w:r>
            <w:r w:rsidR="00C67A55">
              <w:rPr>
                <w:webHidden/>
              </w:rPr>
              <w:fldChar w:fldCharType="begin"/>
            </w:r>
            <w:r w:rsidR="00C67A55">
              <w:rPr>
                <w:webHidden/>
              </w:rPr>
              <w:instrText xml:space="preserve"> PAGEREF _Toc134223215 \h </w:instrText>
            </w:r>
            <w:r w:rsidR="00C67A55">
              <w:rPr>
                <w:webHidden/>
              </w:rPr>
            </w:r>
            <w:r w:rsidR="00C67A55">
              <w:rPr>
                <w:webHidden/>
              </w:rPr>
              <w:fldChar w:fldCharType="separate"/>
            </w:r>
            <w:r w:rsidR="0088013D">
              <w:rPr>
                <w:webHidden/>
              </w:rPr>
              <w:t>35</w:t>
            </w:r>
            <w:r w:rsidR="00C67A55">
              <w:rPr>
                <w:webHidden/>
              </w:rPr>
              <w:fldChar w:fldCharType="end"/>
            </w:r>
          </w:hyperlink>
        </w:p>
        <w:p w14:paraId="14DFFF02" w14:textId="3CB3DE14"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216" w:history="1">
            <w:r w:rsidR="00C67A55" w:rsidRPr="00423CEB">
              <w:rPr>
                <w:rStyle w:val="Hyperlink"/>
              </w:rPr>
              <w:t>Data Collection</w:t>
            </w:r>
            <w:r w:rsidR="00C67A55">
              <w:rPr>
                <w:webHidden/>
              </w:rPr>
              <w:tab/>
            </w:r>
            <w:r w:rsidR="00C67A55">
              <w:rPr>
                <w:webHidden/>
              </w:rPr>
              <w:fldChar w:fldCharType="begin"/>
            </w:r>
            <w:r w:rsidR="00C67A55">
              <w:rPr>
                <w:webHidden/>
              </w:rPr>
              <w:instrText xml:space="preserve"> PAGEREF _Toc134223216 \h </w:instrText>
            </w:r>
            <w:r w:rsidR="00C67A55">
              <w:rPr>
                <w:webHidden/>
              </w:rPr>
            </w:r>
            <w:r w:rsidR="00C67A55">
              <w:rPr>
                <w:webHidden/>
              </w:rPr>
              <w:fldChar w:fldCharType="separate"/>
            </w:r>
            <w:r w:rsidR="0088013D">
              <w:rPr>
                <w:webHidden/>
              </w:rPr>
              <w:t>36</w:t>
            </w:r>
            <w:r w:rsidR="00C67A55">
              <w:rPr>
                <w:webHidden/>
              </w:rPr>
              <w:fldChar w:fldCharType="end"/>
            </w:r>
          </w:hyperlink>
        </w:p>
        <w:p w14:paraId="7046B2B6" w14:textId="5E3F6D78" w:rsidR="00C67A55" w:rsidRDefault="00000000" w:rsidP="00F56084">
          <w:pPr>
            <w:pStyle w:val="TOC3"/>
            <w:rPr>
              <w:rFonts w:asciiTheme="minorHAnsi" w:eastAsiaTheme="minorEastAsia" w:hAnsiTheme="minorHAnsi" w:cstheme="minorBidi"/>
              <w:kern w:val="2"/>
              <w:lang w:val="en-GB" w:eastAsia="en-GB"/>
              <w14:ligatures w14:val="standardContextual"/>
            </w:rPr>
          </w:pPr>
          <w:hyperlink w:anchor="_Toc134223217" w:history="1">
            <w:r w:rsidR="00C67A55" w:rsidRPr="00423CEB">
              <w:rPr>
                <w:rStyle w:val="Hyperlink"/>
              </w:rPr>
              <w:t>Further Machine Learning Resources</w:t>
            </w:r>
            <w:r w:rsidR="00C67A55">
              <w:rPr>
                <w:webHidden/>
              </w:rPr>
              <w:tab/>
            </w:r>
            <w:r w:rsidR="00C67A55">
              <w:rPr>
                <w:webHidden/>
              </w:rPr>
              <w:fldChar w:fldCharType="begin"/>
            </w:r>
            <w:r w:rsidR="00C67A55">
              <w:rPr>
                <w:webHidden/>
              </w:rPr>
              <w:instrText xml:space="preserve"> PAGEREF _Toc134223217 \h </w:instrText>
            </w:r>
            <w:r w:rsidR="00C67A55">
              <w:rPr>
                <w:webHidden/>
              </w:rPr>
            </w:r>
            <w:r w:rsidR="00C67A55">
              <w:rPr>
                <w:webHidden/>
              </w:rPr>
              <w:fldChar w:fldCharType="separate"/>
            </w:r>
            <w:r w:rsidR="0088013D">
              <w:rPr>
                <w:webHidden/>
              </w:rPr>
              <w:t>37</w:t>
            </w:r>
            <w:r w:rsidR="00C67A55">
              <w:rPr>
                <w:webHidden/>
              </w:rPr>
              <w:fldChar w:fldCharType="end"/>
            </w:r>
          </w:hyperlink>
        </w:p>
        <w:p w14:paraId="6342D8CA" w14:textId="2F488918" w:rsidR="00C67A55" w:rsidRDefault="00000000">
          <w:pPr>
            <w:pStyle w:val="TOC1"/>
            <w:tabs>
              <w:tab w:val="right" w:leader="dot" w:pos="9494"/>
            </w:tabs>
            <w:rPr>
              <w:rFonts w:asciiTheme="minorHAnsi" w:eastAsiaTheme="minorEastAsia" w:hAnsiTheme="minorHAnsi" w:cstheme="minorBidi"/>
              <w:noProof/>
              <w:kern w:val="2"/>
              <w:lang w:val="en-GB" w:eastAsia="en-GB"/>
              <w14:ligatures w14:val="standardContextual"/>
            </w:rPr>
          </w:pPr>
          <w:hyperlink w:anchor="_Toc134223218" w:history="1">
            <w:r w:rsidR="00C67A55" w:rsidRPr="00423CEB">
              <w:rPr>
                <w:rStyle w:val="Hyperlink"/>
                <w:noProof/>
              </w:rPr>
              <w:t>Section 6: Conclusion</w:t>
            </w:r>
            <w:r w:rsidR="00C67A55">
              <w:rPr>
                <w:noProof/>
                <w:webHidden/>
              </w:rPr>
              <w:tab/>
            </w:r>
            <w:r w:rsidR="00C67A55">
              <w:rPr>
                <w:noProof/>
                <w:webHidden/>
              </w:rPr>
              <w:fldChar w:fldCharType="begin"/>
            </w:r>
            <w:r w:rsidR="00C67A55">
              <w:rPr>
                <w:noProof/>
                <w:webHidden/>
              </w:rPr>
              <w:instrText xml:space="preserve"> PAGEREF _Toc134223218 \h </w:instrText>
            </w:r>
            <w:r w:rsidR="00C67A55">
              <w:rPr>
                <w:noProof/>
                <w:webHidden/>
              </w:rPr>
            </w:r>
            <w:r w:rsidR="00C67A55">
              <w:rPr>
                <w:noProof/>
                <w:webHidden/>
              </w:rPr>
              <w:fldChar w:fldCharType="separate"/>
            </w:r>
            <w:r w:rsidR="0088013D">
              <w:rPr>
                <w:noProof/>
                <w:webHidden/>
              </w:rPr>
              <w:t>38</w:t>
            </w:r>
            <w:r w:rsidR="00C67A55">
              <w:rPr>
                <w:noProof/>
                <w:webHidden/>
              </w:rPr>
              <w:fldChar w:fldCharType="end"/>
            </w:r>
          </w:hyperlink>
        </w:p>
        <w:p w14:paraId="1683B426" w14:textId="40BC4D30" w:rsidR="00C67A55" w:rsidRDefault="00000000">
          <w:pPr>
            <w:pStyle w:val="TOC1"/>
            <w:tabs>
              <w:tab w:val="right" w:leader="dot" w:pos="9494"/>
            </w:tabs>
            <w:rPr>
              <w:rFonts w:asciiTheme="minorHAnsi" w:eastAsiaTheme="minorEastAsia" w:hAnsiTheme="minorHAnsi" w:cstheme="minorBidi"/>
              <w:noProof/>
              <w:kern w:val="2"/>
              <w:lang w:val="en-GB" w:eastAsia="en-GB"/>
              <w14:ligatures w14:val="standardContextual"/>
            </w:rPr>
          </w:pPr>
          <w:hyperlink w:anchor="_Toc134223219" w:history="1">
            <w:r w:rsidR="00C67A55" w:rsidRPr="00423CEB">
              <w:rPr>
                <w:rStyle w:val="Hyperlink"/>
                <w:noProof/>
              </w:rPr>
              <w:t>Bibliography</w:t>
            </w:r>
            <w:r w:rsidR="00C67A55">
              <w:rPr>
                <w:noProof/>
                <w:webHidden/>
              </w:rPr>
              <w:tab/>
            </w:r>
            <w:r w:rsidR="00C67A55">
              <w:rPr>
                <w:noProof/>
                <w:webHidden/>
              </w:rPr>
              <w:fldChar w:fldCharType="begin"/>
            </w:r>
            <w:r w:rsidR="00C67A55">
              <w:rPr>
                <w:noProof/>
                <w:webHidden/>
              </w:rPr>
              <w:instrText xml:space="preserve"> PAGEREF _Toc134223219 \h </w:instrText>
            </w:r>
            <w:r w:rsidR="00C67A55">
              <w:rPr>
                <w:noProof/>
                <w:webHidden/>
              </w:rPr>
            </w:r>
            <w:r w:rsidR="00C67A55">
              <w:rPr>
                <w:noProof/>
                <w:webHidden/>
              </w:rPr>
              <w:fldChar w:fldCharType="separate"/>
            </w:r>
            <w:r w:rsidR="0088013D">
              <w:rPr>
                <w:noProof/>
                <w:webHidden/>
              </w:rPr>
              <w:t>39</w:t>
            </w:r>
            <w:r w:rsidR="00C67A55">
              <w:rPr>
                <w:noProof/>
                <w:webHidden/>
              </w:rPr>
              <w:fldChar w:fldCharType="end"/>
            </w:r>
          </w:hyperlink>
        </w:p>
        <w:p w14:paraId="3C740729" w14:textId="77777777" w:rsidR="00F9662C" w:rsidRDefault="009F54EC" w:rsidP="00F9662C">
          <w:pPr>
            <w:rPr>
              <w:noProof/>
            </w:rPr>
          </w:pPr>
          <w:r>
            <w:rPr>
              <w:b/>
              <w:bCs/>
              <w:noProof/>
            </w:rPr>
            <w:fldChar w:fldCharType="end"/>
          </w:r>
        </w:p>
      </w:sdtContent>
    </w:sdt>
    <w:bookmarkStart w:id="1" w:name="_Toc134223168" w:displacedByCustomXml="prev"/>
    <w:p w14:paraId="74D5AB00" w14:textId="6819AFA4" w:rsidR="005F7293" w:rsidRDefault="005F7293" w:rsidP="00F9662C">
      <w:r>
        <w:rPr>
          <w:noProof/>
        </w:rPr>
        <w:lastRenderedPageBreak/>
        <mc:AlternateContent>
          <mc:Choice Requires="wps">
            <w:drawing>
              <wp:anchor distT="0" distB="0" distL="114300" distR="114300" simplePos="0" relativeHeight="251660288" behindDoc="0" locked="0" layoutInCell="1" hidden="0" allowOverlap="1" wp14:anchorId="3B27D2D6" wp14:editId="3CE02BC0">
                <wp:simplePos x="0" y="0"/>
                <wp:positionH relativeFrom="page">
                  <wp:align>left</wp:align>
                </wp:positionH>
                <wp:positionV relativeFrom="margin">
                  <wp:posOffset>-8571</wp:posOffset>
                </wp:positionV>
                <wp:extent cx="7924800" cy="3595370"/>
                <wp:effectExtent l="0" t="0" r="0" b="5080"/>
                <wp:wrapTopAndBottom distT="0" distB="0"/>
                <wp:docPr id="36" name="Rectangle 36"/>
                <wp:cNvGraphicFramePr/>
                <a:graphic xmlns:a="http://schemas.openxmlformats.org/drawingml/2006/main">
                  <a:graphicData uri="http://schemas.microsoft.com/office/word/2010/wordprocessingShape">
                    <wps:wsp>
                      <wps:cNvSpPr/>
                      <wps:spPr>
                        <a:xfrm>
                          <a:off x="0" y="0"/>
                          <a:ext cx="7924800" cy="3595817"/>
                        </a:xfrm>
                        <a:prstGeom prst="rect">
                          <a:avLst/>
                        </a:prstGeom>
                        <a:blipFill rotWithShape="1">
                          <a:blip r:embed="rId13">
                            <a:alphaModFix/>
                          </a:blip>
                          <a:stretch>
                            <a:fillRect/>
                          </a:stretch>
                        </a:blipFill>
                        <a:ln>
                          <a:noFill/>
                        </a:ln>
                      </wps:spPr>
                      <wps:txbx>
                        <w:txbxContent>
                          <w:p w14:paraId="444658C9" w14:textId="77777777" w:rsidR="00E27069" w:rsidRDefault="00E27069">
                            <w:pPr>
                              <w:spacing w:after="0" w:line="240" w:lineRule="auto"/>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B27D2D6" id="Rectangle 36" o:spid="_x0000_s1027" style="position:absolute;left:0;text-align:left;margin-left:0;margin-top:-.65pt;width:624pt;height:283.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margin;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" stroked="f">
                <v:fill r:id="rId14" o:title="" recolor="t" rotate="t" type="frame"/>
                <v:textbox inset="2.53958mm,2.53958mm,2.53958mm,2.53958mm">
                  <w:txbxContent>
                    <w:p w14:paraId="444658C9" w14:textId="77777777" w:rsidR="00E27069" w:rsidRDefault="00E27069">
                      <w:pPr>
                        <w:spacing w:after="0" w:line="240" w:lineRule="auto"/>
                        <w:jc w:val="left"/>
                        <w:textDirection w:val="btLr"/>
                      </w:pPr>
                    </w:p>
                  </w:txbxContent>
                </v:textbox>
                <w10:wrap type="topAndBottom" anchorx="page" anchory="margin"/>
              </v:rect>
            </w:pict>
          </mc:Fallback>
        </mc:AlternateContent>
      </w:r>
      <w:bookmarkEnd w:id="1"/>
    </w:p>
    <w:p w14:paraId="774716DC" w14:textId="721F4176" w:rsidR="00E27069" w:rsidRDefault="00000000">
      <w:pPr>
        <w:pStyle w:val="Heading1"/>
        <w:ind w:firstLine="864"/>
      </w:pPr>
      <w:bookmarkStart w:id="2" w:name="_Toc134223169"/>
      <w:r>
        <w:t>Introduction</w:t>
      </w:r>
      <w:bookmarkEnd w:id="2"/>
    </w:p>
    <w:p w14:paraId="7D44EF61" w14:textId="30C6AE63" w:rsidR="00E27069" w:rsidRDefault="00000000">
      <w:pPr>
        <w:rPr>
          <w:b/>
          <w:color w:val="0070C0"/>
        </w:rPr>
      </w:pPr>
      <w:r>
        <w:t xml:space="preserve">We </w:t>
      </w:r>
      <w:r w:rsidR="00246802">
        <w:t xml:space="preserve">have used data collected from a period of 2012 to 2014, with Customer information attaining their purchases.  </w:t>
      </w:r>
      <w:r w:rsidR="000B4107">
        <w:t>We aim</w:t>
      </w:r>
      <w:r w:rsidR="00246802">
        <w:t xml:space="preserve"> to use this data to predict behaviour</w:t>
      </w:r>
      <w:r w:rsidR="002A4A54">
        <w:t xml:space="preserve"> </w:t>
      </w:r>
      <w:r w:rsidR="00246802">
        <w:t>using analytical techniques to establish a clear marketing plan to increase sales.  We are following the</w:t>
      </w:r>
      <w:r>
        <w:t xml:space="preserve"> CRISP-DM</w:t>
      </w:r>
      <w:r w:rsidR="00246802">
        <w:t xml:space="preserve"> process </w:t>
      </w:r>
      <w:r>
        <w:t xml:space="preserve">to help keep a clear structure.  There are six phases to it, each of which </w:t>
      </w:r>
      <w:r w:rsidR="005F7293">
        <w:t>has</w:t>
      </w:r>
      <w:r>
        <w:t xml:space="preserve"> additional standardized tasks. The general tasks outline what must be completed in a phase before proceeding to the following one. The explicit definition of the Business Understanding phase in CRISP-DM is one of its advantages over competing models. Following the process towards shared business objectives thanks to the Business Understanding phase and the simple description</w:t>
      </w:r>
      <w:r>
        <w:rPr>
          <w:b/>
          <w:color w:val="0070C0"/>
        </w:rPr>
        <w:t xml:space="preserve"> </w:t>
      </w:r>
    </w:p>
    <w:p w14:paraId="17D111CA" w14:textId="550D41DA" w:rsidR="00E27069" w:rsidRDefault="00000000">
      <w:r>
        <w:t xml:space="preserve">The dataset for this project is provided by Dr. Omar Romero-Hernandez and the License is CC0: Public Domain </w:t>
      </w:r>
    </w:p>
    <w:p w14:paraId="4AA421BD" w14:textId="77777777" w:rsidR="00E27069" w:rsidRDefault="00000000">
      <w:pPr>
        <w:rPr>
          <w:color w:val="0000FF"/>
          <w:u w:val="single"/>
        </w:rPr>
      </w:pPr>
      <w:hyperlink r:id="rId15">
        <w:r>
          <w:rPr>
            <w:color w:val="0000FF"/>
            <w:u w:val="single"/>
          </w:rPr>
          <w:t>Customer Personality Analysis | Kaggle</w:t>
        </w:r>
      </w:hyperlink>
    </w:p>
    <w:p w14:paraId="5EAA5EA3" w14:textId="495480CE" w:rsidR="0044049B" w:rsidRPr="0044049B" w:rsidRDefault="0044049B">
      <w:r w:rsidRPr="0044049B">
        <w:t xml:space="preserve">Version Control and Collaboration Platform </w:t>
      </w:r>
    </w:p>
    <w:p w14:paraId="5ABE0A07" w14:textId="77777777" w:rsidR="00F9662C" w:rsidRDefault="00000000">
      <w:pPr>
        <w:rPr>
          <w:rStyle w:val="Hyperlink"/>
        </w:rPr>
      </w:pPr>
      <w:hyperlink r:id="rId16" w:history="1">
        <w:r w:rsidR="0044049B">
          <w:rPr>
            <w:rStyle w:val="Hyperlink"/>
          </w:rPr>
          <w:t>GitHub Repository</w:t>
        </w:r>
      </w:hyperlink>
    </w:p>
    <w:p w14:paraId="15AF21B6" w14:textId="66CE9652" w:rsidR="00E27069" w:rsidRDefault="00F9662C">
      <w:pPr>
        <w:rPr>
          <w:b/>
          <w:color w:val="0070C0"/>
        </w:rPr>
      </w:pPr>
      <w:r>
        <w:rPr>
          <w:rStyle w:val="Hyperlink"/>
        </w:rPr>
        <w:t xml:space="preserve">Google Drive </w:t>
      </w:r>
      <w:r w:rsidR="0044049B">
        <w:br w:type="page"/>
      </w:r>
    </w:p>
    <w:p w14:paraId="7AACF29E" w14:textId="2D7741FA" w:rsidR="00E27069" w:rsidRDefault="00000000">
      <w:pPr>
        <w:pStyle w:val="Heading1"/>
        <w:ind w:firstLine="864"/>
        <w:rPr>
          <w:color w:val="808080"/>
        </w:rPr>
      </w:pPr>
      <w:bookmarkStart w:id="3" w:name="_Toc134223170"/>
      <w:r>
        <w:rPr>
          <w:color w:val="808080"/>
        </w:rPr>
        <w:lastRenderedPageBreak/>
        <w:t>Sections</w:t>
      </w:r>
      <w:bookmarkEnd w:id="3"/>
      <w:r>
        <w:rPr>
          <w:color w:val="808080"/>
        </w:rPr>
        <w:t xml:space="preserve"> </w:t>
      </w:r>
    </w:p>
    <w:p w14:paraId="57E49DBE" w14:textId="77777777" w:rsidR="00E27069" w:rsidRDefault="00E27069">
      <w:pPr>
        <w:rPr>
          <w:b/>
          <w:color w:val="0070C0"/>
        </w:rPr>
      </w:pPr>
    </w:p>
    <w:tbl>
      <w:tblPr>
        <w:tblStyle w:val="a"/>
        <w:tblW w:w="9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3"/>
        <w:gridCol w:w="7191"/>
      </w:tblGrid>
      <w:tr w:rsidR="00E27069" w14:paraId="4CBA9C20" w14:textId="77777777">
        <w:trPr>
          <w:trHeight w:val="720"/>
        </w:trPr>
        <w:tc>
          <w:tcPr>
            <w:tcW w:w="2303" w:type="dxa"/>
            <w:vAlign w:val="center"/>
          </w:tcPr>
          <w:p w14:paraId="78847616" w14:textId="77777777" w:rsidR="00E27069" w:rsidRDefault="00000000">
            <w:pPr>
              <w:spacing w:after="40"/>
              <w:jc w:val="left"/>
              <w:rPr>
                <w:sz w:val="40"/>
                <w:szCs w:val="40"/>
              </w:rPr>
            </w:pPr>
            <w:r>
              <w:rPr>
                <w:sz w:val="40"/>
                <w:szCs w:val="40"/>
              </w:rPr>
              <w:t>Section 1</w:t>
            </w:r>
          </w:p>
        </w:tc>
        <w:tc>
          <w:tcPr>
            <w:tcW w:w="7191" w:type="dxa"/>
            <w:shd w:val="clear" w:color="auto" w:fill="EBF6FF"/>
            <w:vAlign w:val="center"/>
          </w:tcPr>
          <w:p w14:paraId="0CB311B2" w14:textId="77777777" w:rsidR="00E27069" w:rsidRDefault="00000000">
            <w:pPr>
              <w:jc w:val="left"/>
            </w:pPr>
            <w:r>
              <w:t xml:space="preserve">Business Description </w:t>
            </w:r>
          </w:p>
        </w:tc>
      </w:tr>
      <w:tr w:rsidR="00E27069" w14:paraId="2C60C5DC" w14:textId="77777777">
        <w:trPr>
          <w:trHeight w:val="720"/>
        </w:trPr>
        <w:tc>
          <w:tcPr>
            <w:tcW w:w="2303" w:type="dxa"/>
            <w:vAlign w:val="center"/>
          </w:tcPr>
          <w:p w14:paraId="2E0455E3" w14:textId="77777777" w:rsidR="00E27069" w:rsidRDefault="00000000">
            <w:pPr>
              <w:spacing w:after="40"/>
              <w:jc w:val="left"/>
              <w:rPr>
                <w:sz w:val="40"/>
                <w:szCs w:val="40"/>
              </w:rPr>
            </w:pPr>
            <w:r>
              <w:rPr>
                <w:sz w:val="40"/>
                <w:szCs w:val="40"/>
              </w:rPr>
              <w:t>Section 2</w:t>
            </w:r>
          </w:p>
        </w:tc>
        <w:tc>
          <w:tcPr>
            <w:tcW w:w="7191" w:type="dxa"/>
            <w:vAlign w:val="center"/>
          </w:tcPr>
          <w:p w14:paraId="775FAC45" w14:textId="179C0D81" w:rsidR="00E27069" w:rsidRDefault="00D240A9">
            <w:pPr>
              <w:jc w:val="left"/>
            </w:pPr>
            <w:r>
              <w:t>Technologies used for Data Mining and Analysis</w:t>
            </w:r>
          </w:p>
        </w:tc>
      </w:tr>
      <w:tr w:rsidR="00E27069" w14:paraId="68A22FA7" w14:textId="77777777">
        <w:trPr>
          <w:trHeight w:val="720"/>
        </w:trPr>
        <w:tc>
          <w:tcPr>
            <w:tcW w:w="2303" w:type="dxa"/>
            <w:vAlign w:val="center"/>
          </w:tcPr>
          <w:p w14:paraId="179346E4" w14:textId="77777777" w:rsidR="00E27069" w:rsidRDefault="00000000">
            <w:pPr>
              <w:spacing w:after="40"/>
              <w:jc w:val="left"/>
              <w:rPr>
                <w:sz w:val="40"/>
                <w:szCs w:val="40"/>
              </w:rPr>
            </w:pPr>
            <w:r>
              <w:rPr>
                <w:sz w:val="40"/>
                <w:szCs w:val="40"/>
              </w:rPr>
              <w:t>Section 3</w:t>
            </w:r>
          </w:p>
        </w:tc>
        <w:tc>
          <w:tcPr>
            <w:tcW w:w="7191" w:type="dxa"/>
            <w:shd w:val="clear" w:color="auto" w:fill="EBF6FF"/>
            <w:vAlign w:val="center"/>
          </w:tcPr>
          <w:p w14:paraId="081354A0" w14:textId="77777777" w:rsidR="00E27069" w:rsidRDefault="00000000">
            <w:pPr>
              <w:jc w:val="left"/>
            </w:pPr>
            <w:r>
              <w:t>What has been accomplished so far</w:t>
            </w:r>
          </w:p>
        </w:tc>
      </w:tr>
      <w:tr w:rsidR="00E27069" w14:paraId="5C465E56" w14:textId="77777777">
        <w:trPr>
          <w:trHeight w:val="720"/>
        </w:trPr>
        <w:tc>
          <w:tcPr>
            <w:tcW w:w="2303" w:type="dxa"/>
            <w:vAlign w:val="center"/>
          </w:tcPr>
          <w:p w14:paraId="310AF5FB" w14:textId="77777777" w:rsidR="00E27069" w:rsidRDefault="00000000">
            <w:pPr>
              <w:spacing w:after="40"/>
              <w:jc w:val="left"/>
              <w:rPr>
                <w:sz w:val="40"/>
                <w:szCs w:val="40"/>
              </w:rPr>
            </w:pPr>
            <w:r>
              <w:rPr>
                <w:sz w:val="40"/>
                <w:szCs w:val="40"/>
              </w:rPr>
              <w:t>Section 4</w:t>
            </w:r>
          </w:p>
        </w:tc>
        <w:tc>
          <w:tcPr>
            <w:tcW w:w="7191" w:type="dxa"/>
            <w:shd w:val="clear" w:color="auto" w:fill="auto"/>
            <w:vAlign w:val="center"/>
          </w:tcPr>
          <w:p w14:paraId="0C8B6FA2" w14:textId="03EFFA8B" w:rsidR="00E27069" w:rsidRDefault="005F4551">
            <w:pPr>
              <w:jc w:val="left"/>
            </w:pPr>
            <w:r>
              <w:t xml:space="preserve">Obstacles and Strategies </w:t>
            </w:r>
          </w:p>
        </w:tc>
      </w:tr>
      <w:tr w:rsidR="00E27069" w14:paraId="28DD7C45" w14:textId="77777777">
        <w:trPr>
          <w:trHeight w:val="720"/>
        </w:trPr>
        <w:tc>
          <w:tcPr>
            <w:tcW w:w="2303" w:type="dxa"/>
            <w:vAlign w:val="center"/>
          </w:tcPr>
          <w:p w14:paraId="129DE3D5" w14:textId="77777777" w:rsidR="00E27069" w:rsidRDefault="00000000">
            <w:pPr>
              <w:spacing w:after="40"/>
              <w:jc w:val="left"/>
              <w:rPr>
                <w:sz w:val="40"/>
                <w:szCs w:val="40"/>
              </w:rPr>
            </w:pPr>
            <w:r>
              <w:rPr>
                <w:sz w:val="40"/>
                <w:szCs w:val="40"/>
              </w:rPr>
              <w:t>Section 5</w:t>
            </w:r>
          </w:p>
        </w:tc>
        <w:tc>
          <w:tcPr>
            <w:tcW w:w="7191" w:type="dxa"/>
            <w:shd w:val="clear" w:color="auto" w:fill="EBF6FF"/>
            <w:vAlign w:val="center"/>
          </w:tcPr>
          <w:p w14:paraId="4E3A2D02" w14:textId="674B5C51" w:rsidR="00E27069" w:rsidRDefault="00000000">
            <w:pPr>
              <w:jc w:val="left"/>
            </w:pPr>
            <w:r>
              <w:t>Results and Analysis</w:t>
            </w:r>
            <w:r w:rsidR="005F4551">
              <w:t xml:space="preserve">, Next Steps </w:t>
            </w:r>
          </w:p>
        </w:tc>
      </w:tr>
      <w:tr w:rsidR="00E27069" w14:paraId="0D8F3884" w14:textId="77777777">
        <w:trPr>
          <w:trHeight w:val="720"/>
        </w:trPr>
        <w:tc>
          <w:tcPr>
            <w:tcW w:w="2303" w:type="dxa"/>
            <w:vAlign w:val="center"/>
          </w:tcPr>
          <w:p w14:paraId="53F53509" w14:textId="77777777" w:rsidR="00E27069" w:rsidRDefault="00000000">
            <w:pPr>
              <w:spacing w:after="40"/>
              <w:jc w:val="left"/>
              <w:rPr>
                <w:sz w:val="40"/>
                <w:szCs w:val="40"/>
              </w:rPr>
            </w:pPr>
            <w:r>
              <w:rPr>
                <w:sz w:val="40"/>
                <w:szCs w:val="40"/>
              </w:rPr>
              <w:t>Section 6</w:t>
            </w:r>
          </w:p>
        </w:tc>
        <w:tc>
          <w:tcPr>
            <w:tcW w:w="7191" w:type="dxa"/>
            <w:shd w:val="clear" w:color="auto" w:fill="auto"/>
            <w:vAlign w:val="center"/>
          </w:tcPr>
          <w:p w14:paraId="01008F89" w14:textId="77777777" w:rsidR="00E27069" w:rsidRDefault="00000000">
            <w:pPr>
              <w:jc w:val="left"/>
            </w:pPr>
            <w:r>
              <w:t>Conclusion</w:t>
            </w:r>
          </w:p>
        </w:tc>
      </w:tr>
    </w:tbl>
    <w:p w14:paraId="4A77C6D7" w14:textId="77777777" w:rsidR="00E27069" w:rsidRDefault="00E27069">
      <w:pPr>
        <w:rPr>
          <w:sz w:val="8"/>
          <w:szCs w:val="8"/>
        </w:rPr>
      </w:pPr>
      <w:bookmarkStart w:id="4" w:name="_heading=h.1fob9te" w:colFirst="0" w:colLast="0"/>
      <w:bookmarkEnd w:id="4"/>
    </w:p>
    <w:p w14:paraId="701415DC" w14:textId="77777777" w:rsidR="00E27069" w:rsidRDefault="00E27069">
      <w:pPr>
        <w:rPr>
          <w:sz w:val="8"/>
          <w:szCs w:val="8"/>
        </w:rPr>
      </w:pPr>
    </w:p>
    <w:p w14:paraId="4D9782B8" w14:textId="77777777" w:rsidR="00E27069" w:rsidRDefault="00000000">
      <w:pPr>
        <w:rPr>
          <w:b/>
          <w:smallCaps/>
          <w:color w:val="595959"/>
          <w:sz w:val="46"/>
          <w:szCs w:val="46"/>
        </w:rPr>
      </w:pPr>
      <w:r>
        <w:br w:type="page"/>
      </w:r>
    </w:p>
    <w:p w14:paraId="487EB8F7" w14:textId="77777777" w:rsidR="00E27069" w:rsidRDefault="00E27069">
      <w:pPr>
        <w:pStyle w:val="Heading1"/>
        <w:spacing w:after="0"/>
        <w:ind w:firstLine="864"/>
      </w:pPr>
    </w:p>
    <w:p w14:paraId="408AB9B1" w14:textId="77777777" w:rsidR="00E27069" w:rsidRDefault="00E27069" w:rsidP="008E6A33">
      <w:pPr>
        <w:pStyle w:val="Heading1"/>
        <w:spacing w:after="0"/>
        <w:jc w:val="both"/>
      </w:pPr>
    </w:p>
    <w:p w14:paraId="25028C9A" w14:textId="77777777" w:rsidR="00E27069" w:rsidRDefault="00000000">
      <w:pPr>
        <w:pStyle w:val="Heading1"/>
        <w:ind w:firstLine="864"/>
      </w:pPr>
      <w:bookmarkStart w:id="5" w:name="_Toc134223171"/>
      <w:r>
        <w:t>Section 1: Business Description</w:t>
      </w:r>
      <w:bookmarkEnd w:id="5"/>
    </w:p>
    <w:p w14:paraId="6DD8A67E" w14:textId="77777777" w:rsidR="00E27069" w:rsidRDefault="00E27069"/>
    <w:p w14:paraId="2B78129B" w14:textId="77777777" w:rsidR="00E27069" w:rsidRPr="00D240A9" w:rsidRDefault="00000000">
      <w:pPr>
        <w:jc w:val="center"/>
        <w:rPr>
          <w:rFonts w:ascii="Segoe UI" w:hAnsi="Segoe UI" w:cs="Segoe UI"/>
        </w:rPr>
      </w:pPr>
      <w:r w:rsidRPr="00D240A9">
        <w:rPr>
          <w:rFonts w:ascii="Segoe UI" w:hAnsi="Segoe UI" w:cs="Segoe UI"/>
        </w:rPr>
        <w:t>Grocery store with a base of 2240 customers operating both physically and online</w:t>
      </w:r>
    </w:p>
    <w:p w14:paraId="386E8E43" w14:textId="77777777" w:rsidR="00E27069" w:rsidRPr="00A96FB0" w:rsidRDefault="00E27069" w:rsidP="00A96FB0">
      <w:pPr>
        <w:pStyle w:val="Heading2"/>
        <w:rPr>
          <w:color w:val="808080"/>
          <w:sz w:val="36"/>
          <w:szCs w:val="36"/>
        </w:rPr>
      </w:pPr>
      <w:bookmarkStart w:id="6" w:name="_heading=h.2et92p0" w:colFirst="0" w:colLast="0"/>
      <w:bookmarkEnd w:id="6"/>
    </w:p>
    <w:p w14:paraId="045484E6" w14:textId="211D3825" w:rsidR="00E27069" w:rsidRPr="00A96FB0" w:rsidRDefault="00000000" w:rsidP="00D240A9">
      <w:pPr>
        <w:pStyle w:val="Heading2"/>
        <w:numPr>
          <w:ilvl w:val="0"/>
          <w:numId w:val="26"/>
        </w:numPr>
        <w:ind w:left="0" w:firstLine="0"/>
        <w:rPr>
          <w:color w:val="808080"/>
          <w:sz w:val="36"/>
          <w:szCs w:val="36"/>
        </w:rPr>
      </w:pPr>
      <w:bookmarkStart w:id="7" w:name="_Toc134223172"/>
      <w:r w:rsidRPr="00A96FB0">
        <w:rPr>
          <w:color w:val="808080"/>
          <w:sz w:val="36"/>
          <w:szCs w:val="36"/>
        </w:rPr>
        <w:t>Hypothesis</w:t>
      </w:r>
      <w:bookmarkEnd w:id="7"/>
    </w:p>
    <w:p w14:paraId="7BD5513B" w14:textId="29DE9C09" w:rsidR="00F74A3A" w:rsidRPr="005F7293" w:rsidRDefault="00000000" w:rsidP="00F74A3A">
      <w:pPr>
        <w:rPr>
          <w:rFonts w:ascii="Segoe UI" w:hAnsi="Segoe UI" w:cs="Segoe UI"/>
        </w:rPr>
      </w:pPr>
      <w:bookmarkStart w:id="8" w:name="_heading=h.3dy6vkm" w:colFirst="0" w:colLast="0"/>
      <w:bookmarkEnd w:id="8"/>
      <w:r w:rsidRPr="005F7293">
        <w:rPr>
          <w:rFonts w:ascii="Segoe UI" w:hAnsi="Segoe UI" w:cs="Segoe UI"/>
        </w:rPr>
        <w:t xml:space="preserve">Data collected over </w:t>
      </w:r>
      <w:r w:rsidR="000B4107">
        <w:rPr>
          <w:rFonts w:ascii="Segoe UI" w:hAnsi="Segoe UI" w:cs="Segoe UI"/>
        </w:rPr>
        <w:t>2 years</w:t>
      </w:r>
      <w:r w:rsidRPr="005F7293">
        <w:rPr>
          <w:rFonts w:ascii="Segoe UI" w:hAnsi="Segoe UI" w:cs="Segoe UI"/>
        </w:rPr>
        <w:t xml:space="preserve"> includes </w:t>
      </w:r>
      <w:r w:rsidR="000B4107">
        <w:rPr>
          <w:rFonts w:ascii="Segoe UI" w:hAnsi="Segoe UI" w:cs="Segoe UI"/>
        </w:rPr>
        <w:t xml:space="preserve">the </w:t>
      </w:r>
      <w:r w:rsidRPr="005F7293">
        <w:rPr>
          <w:rFonts w:ascii="Segoe UI" w:hAnsi="Segoe UI" w:cs="Segoe UI"/>
        </w:rPr>
        <w:t>profiling of the customer, products they bought, how much they spent, when their last visit</w:t>
      </w:r>
      <w:r w:rsidR="000B4107">
        <w:rPr>
          <w:rFonts w:ascii="Segoe UI" w:hAnsi="Segoe UI" w:cs="Segoe UI"/>
        </w:rPr>
        <w:t>,</w:t>
      </w:r>
      <w:r w:rsidRPr="005F7293">
        <w:rPr>
          <w:rFonts w:ascii="Segoe UI" w:hAnsi="Segoe UI" w:cs="Segoe UI"/>
        </w:rPr>
        <w:t xml:space="preserve"> and what portal they used to purchase.</w:t>
      </w:r>
      <w:r w:rsidR="00F74A3A" w:rsidRPr="005F7293">
        <w:rPr>
          <w:rFonts w:ascii="Segoe UI" w:hAnsi="Segoe UI" w:cs="Segoe UI"/>
        </w:rPr>
        <w:t xml:space="preserve"> The goal of this customer personality analysis is to choose the most efficient method for analyzing this data </w:t>
      </w:r>
      <w:r w:rsidR="000B4107">
        <w:rPr>
          <w:rFonts w:ascii="Segoe UI" w:hAnsi="Segoe UI" w:cs="Segoe UI"/>
        </w:rPr>
        <w:t>to</w:t>
      </w:r>
      <w:r w:rsidR="00F74A3A" w:rsidRPr="005F7293">
        <w:rPr>
          <w:rFonts w:ascii="Segoe UI" w:hAnsi="Segoe UI" w:cs="Segoe UI"/>
        </w:rPr>
        <w:t xml:space="preserve"> identify spending patterns and improve marketing campaigns. </w:t>
      </w:r>
    </w:p>
    <w:p w14:paraId="274D4E0D" w14:textId="2E78DB82" w:rsidR="004C73D5" w:rsidRPr="005F7293" w:rsidRDefault="00F74A3A" w:rsidP="00F74A3A">
      <w:pPr>
        <w:rPr>
          <w:rFonts w:ascii="Segoe UI" w:hAnsi="Segoe UI" w:cs="Segoe UI"/>
        </w:rPr>
      </w:pPr>
      <w:r w:rsidRPr="005F7293">
        <w:rPr>
          <w:rFonts w:ascii="Segoe UI" w:hAnsi="Segoe UI" w:cs="Segoe UI"/>
        </w:rPr>
        <w:t xml:space="preserve">To increase customer engagement, our goal is to determine key performance indicators (KPIs) and create focused marketing campaigns. </w:t>
      </w:r>
      <w:r w:rsidR="004C73D5" w:rsidRPr="005F7293">
        <w:rPr>
          <w:rFonts w:ascii="Segoe UI" w:hAnsi="Segoe UI" w:cs="Segoe UI"/>
        </w:rPr>
        <w:t xml:space="preserve"> </w:t>
      </w:r>
      <w:r w:rsidR="000B4107">
        <w:rPr>
          <w:rFonts w:ascii="Segoe UI" w:hAnsi="Segoe UI" w:cs="Segoe UI"/>
        </w:rPr>
        <w:t>KPIs</w:t>
      </w:r>
      <w:r w:rsidR="004C73D5" w:rsidRPr="005F7293">
        <w:rPr>
          <w:rFonts w:ascii="Segoe UI" w:hAnsi="Segoe UI" w:cs="Segoe UI"/>
        </w:rPr>
        <w:t xml:space="preserve"> in terms of </w:t>
      </w:r>
      <w:r w:rsidR="00F9662C" w:rsidRPr="005F7293">
        <w:rPr>
          <w:rFonts w:ascii="Segoe UI" w:hAnsi="Segoe UI" w:cs="Segoe UI"/>
        </w:rPr>
        <w:t>grocery</w:t>
      </w:r>
      <w:r w:rsidR="004C73D5" w:rsidRPr="005F7293">
        <w:rPr>
          <w:rFonts w:ascii="Segoe UI" w:hAnsi="Segoe UI" w:cs="Segoe UI"/>
        </w:rPr>
        <w:t xml:space="preserve"> retailers </w:t>
      </w:r>
      <w:r w:rsidR="003D0681" w:rsidRPr="005F7293">
        <w:rPr>
          <w:rFonts w:ascii="Segoe UI" w:hAnsi="Segoe UI" w:cs="Segoe UI"/>
        </w:rPr>
        <w:t>include.</w:t>
      </w:r>
      <w:r w:rsidR="004C73D5" w:rsidRPr="005F7293">
        <w:rPr>
          <w:rFonts w:ascii="Segoe UI" w:hAnsi="Segoe UI" w:cs="Segoe UI"/>
        </w:rPr>
        <w:t xml:space="preserve"> </w:t>
      </w:r>
    </w:p>
    <w:p w14:paraId="5C090B01" w14:textId="77777777" w:rsidR="004C73D5" w:rsidRPr="005F7293" w:rsidRDefault="00000000" w:rsidP="004C73D5">
      <w:pPr>
        <w:pStyle w:val="ListParagraph"/>
        <w:numPr>
          <w:ilvl w:val="0"/>
          <w:numId w:val="12"/>
        </w:numPr>
        <w:rPr>
          <w:rFonts w:ascii="Segoe UI" w:hAnsi="Segoe UI" w:cs="Segoe UI"/>
        </w:rPr>
      </w:pPr>
      <w:hyperlink r:id="rId17" w:anchor="rpv" w:history="1">
        <w:r w:rsidR="004C73D5" w:rsidRPr="005F7293">
          <w:rPr>
            <w:rFonts w:ascii="Segoe UI" w:hAnsi="Segoe UI" w:cs="Segoe UI"/>
          </w:rPr>
          <w:t>Revenue per visitor</w:t>
        </w:r>
      </w:hyperlink>
    </w:p>
    <w:p w14:paraId="088DE0FF" w14:textId="77777777" w:rsidR="004C73D5" w:rsidRPr="005F7293" w:rsidRDefault="004C73D5" w:rsidP="004C73D5">
      <w:pPr>
        <w:pStyle w:val="ListParagraph"/>
        <w:numPr>
          <w:ilvl w:val="0"/>
          <w:numId w:val="12"/>
        </w:numPr>
        <w:rPr>
          <w:rFonts w:ascii="Segoe UI" w:hAnsi="Segoe UI" w:cs="Segoe UI"/>
        </w:rPr>
      </w:pPr>
      <w:r w:rsidRPr="005F7293">
        <w:rPr>
          <w:rFonts w:ascii="Segoe UI" w:hAnsi="Segoe UI" w:cs="Segoe UI"/>
        </w:rPr>
        <w:t>Average order volume and basket size</w:t>
      </w:r>
    </w:p>
    <w:p w14:paraId="0B59F06E" w14:textId="5DCB742D" w:rsidR="004C73D5" w:rsidRPr="005F7293" w:rsidRDefault="00000000" w:rsidP="004C73D5">
      <w:pPr>
        <w:pStyle w:val="ListParagraph"/>
        <w:numPr>
          <w:ilvl w:val="0"/>
          <w:numId w:val="12"/>
        </w:numPr>
        <w:rPr>
          <w:rFonts w:ascii="Segoe UI" w:hAnsi="Segoe UI" w:cs="Segoe UI"/>
        </w:rPr>
      </w:pPr>
      <w:hyperlink r:id="rId18" w:anchor="percentage" w:history="1">
        <w:r w:rsidR="000B4107">
          <w:rPr>
            <w:rFonts w:ascii="Segoe UI" w:hAnsi="Segoe UI" w:cs="Segoe UI"/>
          </w:rPr>
          <w:t>E-commerce</w:t>
        </w:r>
        <w:r w:rsidR="004C73D5" w:rsidRPr="005F7293">
          <w:rPr>
            <w:rFonts w:ascii="Segoe UI" w:hAnsi="Segoe UI" w:cs="Segoe UI"/>
          </w:rPr>
          <w:t xml:space="preserve"> contribution to total orders and revenue</w:t>
        </w:r>
      </w:hyperlink>
    </w:p>
    <w:p w14:paraId="510ACA3D" w14:textId="77777777" w:rsidR="004C73D5" w:rsidRPr="005F7293" w:rsidRDefault="00000000" w:rsidP="004C73D5">
      <w:pPr>
        <w:pStyle w:val="ListParagraph"/>
        <w:numPr>
          <w:ilvl w:val="0"/>
          <w:numId w:val="12"/>
        </w:numPr>
        <w:rPr>
          <w:rFonts w:ascii="Segoe UI" w:hAnsi="Segoe UI" w:cs="Segoe UI"/>
        </w:rPr>
      </w:pPr>
      <w:hyperlink r:id="rId19" w:anchor="pick-rate" w:history="1">
        <w:r w:rsidR="004C73D5" w:rsidRPr="005F7293">
          <w:rPr>
            <w:rFonts w:ascii="Segoe UI" w:hAnsi="Segoe UI" w:cs="Segoe UI"/>
          </w:rPr>
          <w:t>Pick rate and time to fulfillment</w:t>
        </w:r>
      </w:hyperlink>
    </w:p>
    <w:p w14:paraId="767D6103" w14:textId="77777777" w:rsidR="004C73D5" w:rsidRPr="005F7293" w:rsidRDefault="00000000" w:rsidP="004C73D5">
      <w:pPr>
        <w:pStyle w:val="ListParagraph"/>
        <w:numPr>
          <w:ilvl w:val="0"/>
          <w:numId w:val="12"/>
        </w:numPr>
        <w:rPr>
          <w:rFonts w:ascii="Segoe UI" w:hAnsi="Segoe UI" w:cs="Segoe UI"/>
        </w:rPr>
      </w:pPr>
      <w:hyperlink r:id="rId20" w:anchor="CPO" w:history="1">
        <w:r w:rsidR="004C73D5" w:rsidRPr="005F7293">
          <w:rPr>
            <w:rFonts w:ascii="Segoe UI" w:hAnsi="Segoe UI" w:cs="Segoe UI"/>
          </w:rPr>
          <w:t>Fulfillment cost per order</w:t>
        </w:r>
      </w:hyperlink>
    </w:p>
    <w:p w14:paraId="5F40DFF6" w14:textId="77777777" w:rsidR="004C73D5" w:rsidRPr="005F7293" w:rsidRDefault="00000000" w:rsidP="004C73D5">
      <w:pPr>
        <w:pStyle w:val="ListParagraph"/>
        <w:numPr>
          <w:ilvl w:val="0"/>
          <w:numId w:val="12"/>
        </w:numPr>
        <w:rPr>
          <w:rFonts w:ascii="Segoe UI" w:hAnsi="Segoe UI" w:cs="Segoe UI"/>
        </w:rPr>
      </w:pPr>
      <w:hyperlink r:id="rId21" w:anchor="profit" w:history="1">
        <w:r w:rsidR="004C73D5" w:rsidRPr="005F7293">
          <w:rPr>
            <w:rFonts w:ascii="Segoe UI" w:hAnsi="Segoe UI" w:cs="Segoe UI"/>
          </w:rPr>
          <w:t>Profit</w:t>
        </w:r>
      </w:hyperlink>
    </w:p>
    <w:p w14:paraId="2FCB7473" w14:textId="714AD7AC" w:rsidR="004C73D5" w:rsidRPr="005F7293" w:rsidRDefault="00000000" w:rsidP="004C73D5">
      <w:pPr>
        <w:pStyle w:val="ListParagraph"/>
        <w:numPr>
          <w:ilvl w:val="0"/>
          <w:numId w:val="12"/>
        </w:numPr>
        <w:rPr>
          <w:rFonts w:ascii="Segoe UI" w:hAnsi="Segoe UI" w:cs="Segoe UI"/>
        </w:rPr>
      </w:pPr>
      <w:hyperlink r:id="rId22" w:anchor="inventory" w:history="1">
        <w:r w:rsidR="004C73D5" w:rsidRPr="005F7293">
          <w:rPr>
            <w:rFonts w:ascii="Segoe UI" w:hAnsi="Segoe UI" w:cs="Segoe UI"/>
          </w:rPr>
          <w:t>Inventory</w:t>
        </w:r>
      </w:hyperlink>
    </w:p>
    <w:p w14:paraId="29250E3A" w14:textId="4AB9A015" w:rsidR="002A4A54" w:rsidRPr="005F7293" w:rsidRDefault="004C73D5" w:rsidP="004C73D5">
      <w:pPr>
        <w:rPr>
          <w:rFonts w:ascii="Segoe UI" w:hAnsi="Segoe UI" w:cs="Segoe UI"/>
        </w:rPr>
      </w:pPr>
      <w:r w:rsidRPr="005F7293">
        <w:rPr>
          <w:rFonts w:ascii="Segoe UI" w:hAnsi="Segoe UI" w:cs="Segoe UI"/>
        </w:rPr>
        <w:fldChar w:fldCharType="begin"/>
      </w:r>
      <w:r w:rsidRPr="005F7293">
        <w:rPr>
          <w:rFonts w:ascii="Segoe UI" w:hAnsi="Segoe UI" w:cs="Segoe UI"/>
        </w:rPr>
        <w:instrText xml:space="preserve"> ADDIN ZOTERO_ITEM CSL_CITATION {"citationID":"o1sQZBOX","properties":{"formattedCitation":"(Team, 2022)","plainCitation":"(Team, 2022)","noteIndex":0},"citationItems":[{"id":538,"uris":["http://zotero.org/users/9288811/items/IVK72W29"],"itemData":{"id":538,"type":"webpage","abstract":"Grocery has changed. Between pickup, delivery, and omnichannel fulfillment, here's how to identify the grocery KPIs that matter most.","container-title":"Constructor","language":"en-US","title":"Online Grocery KPIs: Learn the 8 Metrics That Matter","title-short":"Online Grocery KPIs","URL":"https://constructor.io/blog/grocery-kpis/","author":[{"family":"Team","given":"Constructor"}],"accessed":{"date-parts":[["2023",5,2]]},"issued":{"date-parts":[["2022",6,29]]},"citation-key":"team_online_2022"}}],"schema":"https://github.com/citation-style-language/schema/raw/master/csl-citation.json"} </w:instrText>
      </w:r>
      <w:r w:rsidRPr="005F7293">
        <w:rPr>
          <w:rFonts w:ascii="Segoe UI" w:hAnsi="Segoe UI" w:cs="Segoe UI"/>
        </w:rPr>
        <w:fldChar w:fldCharType="separate"/>
      </w:r>
      <w:r w:rsidRPr="005F7293">
        <w:rPr>
          <w:rFonts w:ascii="Segoe UI" w:hAnsi="Segoe UI" w:cs="Segoe UI"/>
        </w:rPr>
        <w:t>(Team, 2022)</w:t>
      </w:r>
      <w:r w:rsidRPr="005F7293">
        <w:rPr>
          <w:rFonts w:ascii="Segoe UI" w:hAnsi="Segoe UI" w:cs="Segoe UI"/>
        </w:rPr>
        <w:fldChar w:fldCharType="end"/>
      </w:r>
    </w:p>
    <w:p w14:paraId="3EDF84D8" w14:textId="4C9262C1" w:rsidR="00E304A4" w:rsidRDefault="004C73D5">
      <w:r w:rsidRPr="005F7293">
        <w:rPr>
          <w:rFonts w:ascii="Segoe UI" w:hAnsi="Segoe UI" w:cs="Segoe UI"/>
        </w:rPr>
        <w:t xml:space="preserve">Our data is limited </w:t>
      </w:r>
      <w:r w:rsidR="00A1238D" w:rsidRPr="005F7293">
        <w:rPr>
          <w:rFonts w:ascii="Segoe UI" w:hAnsi="Segoe UI" w:cs="Segoe UI"/>
        </w:rPr>
        <w:t xml:space="preserve">in </w:t>
      </w:r>
      <w:r w:rsidR="002A4A54" w:rsidRPr="005F7293">
        <w:rPr>
          <w:rFonts w:ascii="Segoe UI" w:hAnsi="Segoe UI" w:cs="Segoe UI"/>
        </w:rPr>
        <w:t>its</w:t>
      </w:r>
      <w:r w:rsidR="00A1238D" w:rsidRPr="005F7293">
        <w:rPr>
          <w:rFonts w:ascii="Segoe UI" w:hAnsi="Segoe UI" w:cs="Segoe UI"/>
        </w:rPr>
        <w:t xml:space="preserve"> capacity to address all these indicators, so </w:t>
      </w:r>
      <w:r w:rsidR="000B4107">
        <w:rPr>
          <w:rFonts w:ascii="Segoe UI" w:hAnsi="Segoe UI" w:cs="Segoe UI"/>
        </w:rPr>
        <w:t>we aim</w:t>
      </w:r>
      <w:r w:rsidR="00A1238D" w:rsidRPr="005F7293">
        <w:rPr>
          <w:rFonts w:ascii="Segoe UI" w:hAnsi="Segoe UI" w:cs="Segoe UI"/>
        </w:rPr>
        <w:t xml:space="preserve"> to use the information </w:t>
      </w:r>
      <w:r w:rsidR="00E304A4" w:rsidRPr="005F7293">
        <w:rPr>
          <w:rFonts w:ascii="Segoe UI" w:hAnsi="Segoe UI" w:cs="Segoe UI"/>
        </w:rPr>
        <w:t xml:space="preserve">to </w:t>
      </w:r>
      <w:r w:rsidR="00A1238D" w:rsidRPr="005F7293">
        <w:rPr>
          <w:rFonts w:ascii="Segoe UI" w:hAnsi="Segoe UI" w:cs="Segoe UI"/>
        </w:rPr>
        <w:t xml:space="preserve">address the </w:t>
      </w:r>
      <w:r w:rsidR="000B4107">
        <w:rPr>
          <w:rFonts w:ascii="Segoe UI" w:hAnsi="Segoe UI" w:cs="Segoe UI"/>
        </w:rPr>
        <w:t>KPIs</w:t>
      </w:r>
      <w:r w:rsidR="00A1238D" w:rsidRPr="005F7293">
        <w:rPr>
          <w:rFonts w:ascii="Segoe UI" w:hAnsi="Segoe UI" w:cs="Segoe UI"/>
        </w:rPr>
        <w:t xml:space="preserve"> that we can</w:t>
      </w:r>
      <w:r w:rsidR="00E304A4" w:rsidRPr="005F7293">
        <w:rPr>
          <w:rFonts w:ascii="Segoe UI" w:hAnsi="Segoe UI" w:cs="Segoe UI"/>
        </w:rPr>
        <w:t xml:space="preserve">.  From there, </w:t>
      </w:r>
      <w:r w:rsidR="000B4107">
        <w:rPr>
          <w:rFonts w:ascii="Segoe UI" w:hAnsi="Segoe UI" w:cs="Segoe UI"/>
        </w:rPr>
        <w:t>devise</w:t>
      </w:r>
      <w:r w:rsidR="00A1238D" w:rsidRPr="005F7293">
        <w:rPr>
          <w:rFonts w:ascii="Segoe UI" w:hAnsi="Segoe UI" w:cs="Segoe UI"/>
        </w:rPr>
        <w:t xml:space="preserve"> a </w:t>
      </w:r>
      <w:r w:rsidR="00E304A4" w:rsidRPr="005F7293">
        <w:rPr>
          <w:rFonts w:ascii="Segoe UI" w:hAnsi="Segoe UI" w:cs="Segoe UI"/>
        </w:rPr>
        <w:t>strategy</w:t>
      </w:r>
      <w:r w:rsidR="00A1238D" w:rsidRPr="005F7293">
        <w:rPr>
          <w:rFonts w:ascii="Segoe UI" w:hAnsi="Segoe UI" w:cs="Segoe UI"/>
        </w:rPr>
        <w:t xml:space="preserve"> to </w:t>
      </w:r>
      <w:r w:rsidR="002A4A54" w:rsidRPr="005F7293">
        <w:rPr>
          <w:rFonts w:ascii="Segoe UI" w:hAnsi="Segoe UI" w:cs="Segoe UI"/>
        </w:rPr>
        <w:t>collect</w:t>
      </w:r>
      <w:r w:rsidR="008B0E17" w:rsidRPr="005F7293">
        <w:rPr>
          <w:rFonts w:ascii="Segoe UI" w:hAnsi="Segoe UI" w:cs="Segoe UI"/>
        </w:rPr>
        <w:t xml:space="preserve"> additional data on inventory, </w:t>
      </w:r>
      <w:r w:rsidR="00E304A4" w:rsidRPr="005F7293">
        <w:rPr>
          <w:rFonts w:ascii="Segoe UI" w:hAnsi="Segoe UI" w:cs="Segoe UI"/>
        </w:rPr>
        <w:t>fulfillment</w:t>
      </w:r>
      <w:r w:rsidR="000B4107">
        <w:rPr>
          <w:rFonts w:ascii="Segoe UI" w:hAnsi="Segoe UI" w:cs="Segoe UI"/>
        </w:rPr>
        <w:t>,</w:t>
      </w:r>
      <w:r w:rsidR="008B0E17" w:rsidRPr="005F7293">
        <w:rPr>
          <w:rFonts w:ascii="Segoe UI" w:hAnsi="Segoe UI" w:cs="Segoe UI"/>
        </w:rPr>
        <w:t xml:space="preserve"> and cost </w:t>
      </w:r>
      <w:r w:rsidR="00E304A4" w:rsidRPr="005F7293">
        <w:rPr>
          <w:rFonts w:ascii="Segoe UI" w:hAnsi="Segoe UI" w:cs="Segoe UI"/>
        </w:rPr>
        <w:t>metrics</w:t>
      </w:r>
      <w:r w:rsidR="008B0E17" w:rsidRPr="005F7293">
        <w:rPr>
          <w:rFonts w:ascii="Segoe UI" w:hAnsi="Segoe UI" w:cs="Segoe UI"/>
        </w:rPr>
        <w:t xml:space="preserve"> using tracking and reporting </w:t>
      </w:r>
      <w:r w:rsidR="00E304A4" w:rsidRPr="005F7293">
        <w:rPr>
          <w:rFonts w:ascii="Segoe UI" w:hAnsi="Segoe UI" w:cs="Segoe UI"/>
        </w:rPr>
        <w:t xml:space="preserve">through various campaigns.  This will enable the client to improve marketing strategies and lucratively engage with their target market </w:t>
      </w:r>
      <w:r w:rsidR="00E304A4" w:rsidRPr="005F7293">
        <w:rPr>
          <w:rFonts w:ascii="Segoe UI" w:hAnsi="Segoe UI" w:cs="Segoe UI"/>
        </w:rPr>
        <w:fldChar w:fldCharType="begin"/>
      </w:r>
      <w:r w:rsidR="00E304A4" w:rsidRPr="005F7293">
        <w:rPr>
          <w:rFonts w:ascii="Segoe UI" w:hAnsi="Segoe UI" w:cs="Segoe UI"/>
        </w:rPr>
        <w:instrText xml:space="preserve"> ADDIN ZOTERO_ITEM CSL_CITATION {"citationID":"ovt9fLDd","properties":{"formattedCitation":"(Team, 2019)","plainCitation":"(Team, 2019)","noteIndex":0},"citationItems":[{"id":540,"uris":["http://zotero.org/users/9288811/items/QBFG2WAI"],"itemData":{"id":540,"type":"post-weblog","abstract":"Marketing effectiveness is measured by how well a company’s marketing strategies increase its revenue while decreasing its costs…","container-title":"Leadspace","language":"en-US","title":"Marketing Effectiveness: What It Is and 4 Ways to Measure It","title-short":"Marketing Effectiveness","URL":"https://www.leadspace.com/blog/marketing-effectiveness/","author":[{"family":"Team","given":"Leadspace"}],"accessed":{"date-parts":[["2023",5,2]]},"issued":{"date-parts":[["2019",7,5]]},"citation-key":"team_marketing_2019"}}],"schema":"https://github.com/citation-style-language/schema/raw/master/csl-citation.json"} </w:instrText>
      </w:r>
      <w:r w:rsidR="00E304A4" w:rsidRPr="005F7293">
        <w:rPr>
          <w:rFonts w:ascii="Segoe UI" w:hAnsi="Segoe UI" w:cs="Segoe UI"/>
        </w:rPr>
        <w:fldChar w:fldCharType="separate"/>
      </w:r>
      <w:r w:rsidR="00E304A4" w:rsidRPr="005F7293">
        <w:rPr>
          <w:rFonts w:ascii="Segoe UI" w:hAnsi="Segoe UI" w:cs="Segoe UI"/>
        </w:rPr>
        <w:t>(Team, 2019)</w:t>
      </w:r>
      <w:r w:rsidR="00E304A4" w:rsidRPr="005F7293">
        <w:rPr>
          <w:rFonts w:ascii="Segoe UI" w:hAnsi="Segoe UI" w:cs="Segoe UI"/>
        </w:rPr>
        <w:fldChar w:fldCharType="end"/>
      </w:r>
    </w:p>
    <w:p w14:paraId="60553177" w14:textId="77777777" w:rsidR="004C73D5" w:rsidRDefault="004C73D5" w:rsidP="004C73D5"/>
    <w:p w14:paraId="070CDE06" w14:textId="77777777" w:rsidR="00E27069" w:rsidRPr="002A4A54" w:rsidRDefault="00000000">
      <w:pPr>
        <w:pStyle w:val="Heading2"/>
        <w:rPr>
          <w:color w:val="808080"/>
          <w:sz w:val="36"/>
          <w:szCs w:val="36"/>
        </w:rPr>
      </w:pPr>
      <w:bookmarkStart w:id="9" w:name="_Toc134223173"/>
      <w:r w:rsidRPr="002A4A54">
        <w:rPr>
          <w:color w:val="808080"/>
          <w:sz w:val="36"/>
          <w:szCs w:val="36"/>
        </w:rPr>
        <w:t>2. General Goal</w:t>
      </w:r>
      <w:bookmarkEnd w:id="9"/>
    </w:p>
    <w:p w14:paraId="13AE3937" w14:textId="26E3686C" w:rsidR="00E27069" w:rsidRPr="00D240A9" w:rsidRDefault="00000000">
      <w:pPr>
        <w:rPr>
          <w:rFonts w:ascii="Segoe UI" w:hAnsi="Segoe UI" w:cs="Segoe UI"/>
        </w:rPr>
      </w:pPr>
      <w:r w:rsidRPr="00D240A9">
        <w:rPr>
          <w:rFonts w:ascii="Segoe UI" w:hAnsi="Segoe UI" w:cs="Segoe UI"/>
        </w:rPr>
        <w:t>Our goal is to realize patterns in the data to see where marketing strategies, product placement, promotions</w:t>
      </w:r>
      <w:r w:rsidR="000B4107">
        <w:rPr>
          <w:rFonts w:ascii="Segoe UI" w:hAnsi="Segoe UI" w:cs="Segoe UI"/>
        </w:rPr>
        <w:t>,</w:t>
      </w:r>
      <w:r w:rsidRPr="00D240A9">
        <w:rPr>
          <w:rFonts w:ascii="Segoe UI" w:hAnsi="Segoe UI" w:cs="Segoe UI"/>
        </w:rPr>
        <w:t xml:space="preserve"> and customer integration can boost sales and expand customer reach.</w:t>
      </w:r>
      <w:r w:rsidR="004C73D5" w:rsidRPr="00D240A9">
        <w:rPr>
          <w:rFonts w:ascii="Segoe UI" w:hAnsi="Segoe UI" w:cs="Segoe UI"/>
        </w:rPr>
        <w:t xml:space="preserve">  Our priorities are to determine key indicators and questions. </w:t>
      </w:r>
    </w:p>
    <w:p w14:paraId="1DD5ACD4" w14:textId="77777777" w:rsidR="00E27069" w:rsidRPr="00D240A9" w:rsidRDefault="00000000">
      <w:pPr>
        <w:rPr>
          <w:rFonts w:ascii="Segoe UI" w:hAnsi="Segoe UI" w:cs="Segoe UI"/>
        </w:rPr>
      </w:pPr>
      <w:r w:rsidRPr="00D240A9">
        <w:rPr>
          <w:rFonts w:ascii="Segoe UI" w:hAnsi="Segoe UI" w:cs="Segoe UI"/>
        </w:rPr>
        <w:t>We will do this with two strategies in mind:</w:t>
      </w:r>
    </w:p>
    <w:p w14:paraId="2953FD2F" w14:textId="0661CC43" w:rsidR="00E27069" w:rsidRPr="00D240A9" w:rsidRDefault="00000000">
      <w:pPr>
        <w:numPr>
          <w:ilvl w:val="0"/>
          <w:numId w:val="1"/>
        </w:numPr>
        <w:pBdr>
          <w:top w:val="nil"/>
          <w:left w:val="nil"/>
          <w:bottom w:val="nil"/>
          <w:right w:val="nil"/>
          <w:between w:val="nil"/>
        </w:pBdr>
        <w:spacing w:after="0"/>
        <w:rPr>
          <w:rFonts w:ascii="Segoe UI" w:hAnsi="Segoe UI" w:cs="Segoe UI"/>
          <w:color w:val="000000"/>
        </w:rPr>
      </w:pPr>
      <w:r w:rsidRPr="00D240A9">
        <w:rPr>
          <w:rFonts w:ascii="Segoe UI" w:hAnsi="Segoe UI" w:cs="Segoe UI"/>
          <w:b/>
          <w:color w:val="000000"/>
        </w:rPr>
        <w:t xml:space="preserve">Retention and </w:t>
      </w:r>
      <w:r w:rsidR="003D0681" w:rsidRPr="00D240A9">
        <w:rPr>
          <w:rFonts w:ascii="Segoe UI" w:hAnsi="Segoe UI" w:cs="Segoe UI"/>
          <w:b/>
          <w:color w:val="000000"/>
        </w:rPr>
        <w:t>Upsell:</w:t>
      </w:r>
      <w:r w:rsidRPr="00D240A9">
        <w:rPr>
          <w:rFonts w:ascii="Segoe UI" w:hAnsi="Segoe UI" w:cs="Segoe UI"/>
          <w:color w:val="000000"/>
        </w:rPr>
        <w:t xml:space="preserve"> Get more money out of existing customers</w:t>
      </w:r>
    </w:p>
    <w:p w14:paraId="1624C872" w14:textId="4452C519" w:rsidR="00E27069" w:rsidRPr="00D240A9" w:rsidRDefault="003D0681">
      <w:pPr>
        <w:numPr>
          <w:ilvl w:val="0"/>
          <w:numId w:val="1"/>
        </w:numPr>
        <w:pBdr>
          <w:top w:val="nil"/>
          <w:left w:val="nil"/>
          <w:bottom w:val="nil"/>
          <w:right w:val="nil"/>
          <w:between w:val="nil"/>
        </w:pBdr>
        <w:rPr>
          <w:rFonts w:ascii="Segoe UI" w:hAnsi="Segoe UI" w:cs="Segoe UI"/>
          <w:color w:val="000000"/>
        </w:rPr>
      </w:pPr>
      <w:r w:rsidRPr="00D240A9">
        <w:rPr>
          <w:rFonts w:ascii="Segoe UI" w:hAnsi="Segoe UI" w:cs="Segoe UI"/>
          <w:b/>
          <w:color w:val="000000"/>
        </w:rPr>
        <w:t>Acquisition</w:t>
      </w:r>
      <w:r w:rsidRPr="00D240A9">
        <w:rPr>
          <w:rFonts w:ascii="Segoe UI" w:hAnsi="Segoe UI" w:cs="Segoe UI"/>
          <w:color w:val="000000"/>
        </w:rPr>
        <w:t xml:space="preserve">: Obtain new customers </w:t>
      </w:r>
      <w:r w:rsidR="000B4107">
        <w:rPr>
          <w:rFonts w:ascii="Segoe UI" w:hAnsi="Segoe UI" w:cs="Segoe UI"/>
          <w:color w:val="000000"/>
        </w:rPr>
        <w:t>and/or</w:t>
      </w:r>
      <w:r w:rsidRPr="00D240A9">
        <w:rPr>
          <w:rFonts w:ascii="Segoe UI" w:hAnsi="Segoe UI" w:cs="Segoe UI"/>
          <w:color w:val="000000"/>
        </w:rPr>
        <w:t xml:space="preserve"> a new customer reach</w:t>
      </w:r>
    </w:p>
    <w:p w14:paraId="718F2BFB" w14:textId="77777777" w:rsidR="00E921A7" w:rsidRPr="00D240A9" w:rsidRDefault="00E921A7">
      <w:pPr>
        <w:rPr>
          <w:rFonts w:ascii="Segoe UI" w:hAnsi="Segoe UI" w:cs="Segoe UI"/>
        </w:rPr>
      </w:pPr>
    </w:p>
    <w:p w14:paraId="2641C995" w14:textId="7BB533BF" w:rsidR="00E27069" w:rsidRPr="00D240A9" w:rsidRDefault="00000000">
      <w:pPr>
        <w:rPr>
          <w:rFonts w:ascii="Segoe UI" w:hAnsi="Segoe UI" w:cs="Segoe UI"/>
        </w:rPr>
      </w:pPr>
      <w:r w:rsidRPr="00D240A9">
        <w:rPr>
          <w:rFonts w:ascii="Segoe UI" w:hAnsi="Segoe UI" w:cs="Segoe UI"/>
        </w:rPr>
        <w:t>With this in mind, we will use the data to assist the company in changing its product to better suit its target customers across various customer categories. For instance, a company can assess which customer segment is most likely to purchase the product and then market the product exclusively to that specific segment rather than investing money to market a new product to every consumer in the company's database.</w:t>
      </w:r>
    </w:p>
    <w:p w14:paraId="44DF325E" w14:textId="2115A157" w:rsidR="00E27069" w:rsidRPr="00D240A9" w:rsidRDefault="00000000">
      <w:pPr>
        <w:rPr>
          <w:rFonts w:ascii="Segoe UI" w:hAnsi="Segoe UI" w:cs="Segoe UI"/>
        </w:rPr>
      </w:pPr>
      <w:r w:rsidRPr="00D240A9">
        <w:rPr>
          <w:rFonts w:ascii="Segoe UI" w:hAnsi="Segoe UI" w:cs="Segoe UI"/>
        </w:rPr>
        <w:t xml:space="preserve">Our approach will be to utilize the data accumulated over this period to increase sales, customer frequency, </w:t>
      </w:r>
      <w:r w:rsidR="000B4107">
        <w:rPr>
          <w:rFonts w:ascii="Segoe UI" w:hAnsi="Segoe UI" w:cs="Segoe UI"/>
        </w:rPr>
        <w:t xml:space="preserve">and </w:t>
      </w:r>
      <w:r w:rsidRPr="00D240A9">
        <w:rPr>
          <w:rFonts w:ascii="Segoe UI" w:hAnsi="Segoe UI" w:cs="Segoe UI"/>
        </w:rPr>
        <w:t xml:space="preserve">customer expansion and realize and expand </w:t>
      </w:r>
      <w:r w:rsidR="000B4107">
        <w:rPr>
          <w:rFonts w:ascii="Segoe UI" w:hAnsi="Segoe UI" w:cs="Segoe UI"/>
        </w:rPr>
        <w:t xml:space="preserve">the </w:t>
      </w:r>
      <w:r w:rsidRPr="00D240A9">
        <w:rPr>
          <w:rFonts w:ascii="Segoe UI" w:hAnsi="Segoe UI" w:cs="Segoe UI"/>
        </w:rPr>
        <w:t xml:space="preserve">target </w:t>
      </w:r>
      <w:r w:rsidR="003D0681" w:rsidRPr="00D240A9">
        <w:rPr>
          <w:rFonts w:ascii="Segoe UI" w:hAnsi="Segoe UI" w:cs="Segoe UI"/>
        </w:rPr>
        <w:t>audience.</w:t>
      </w:r>
    </w:p>
    <w:p w14:paraId="419C26CD" w14:textId="5C14D478" w:rsidR="00E27069" w:rsidRDefault="00000000">
      <w:pPr>
        <w:rPr>
          <w:rFonts w:ascii="Segoe UI" w:hAnsi="Segoe UI" w:cs="Segoe UI"/>
        </w:rPr>
      </w:pPr>
      <w:r w:rsidRPr="00D240A9">
        <w:rPr>
          <w:rFonts w:ascii="Segoe UI" w:hAnsi="Segoe UI" w:cs="Segoe UI"/>
        </w:rPr>
        <w:t>The data analytics will help the shop to determine the appropriate marketing approach to achieve Retention Upsell and Acquisition.</w:t>
      </w:r>
    </w:p>
    <w:p w14:paraId="664925E2" w14:textId="77777777" w:rsidR="00D51398" w:rsidRDefault="00D51398">
      <w:pPr>
        <w:rPr>
          <w:rFonts w:ascii="Segoe UI" w:hAnsi="Segoe UI" w:cs="Segoe UI"/>
        </w:rPr>
      </w:pPr>
    </w:p>
    <w:p w14:paraId="55B64FDA" w14:textId="47A65719" w:rsidR="00D51398" w:rsidRPr="00D51398" w:rsidRDefault="00D51398" w:rsidP="00D51398">
      <w:pPr>
        <w:pStyle w:val="Heading2"/>
        <w:numPr>
          <w:ilvl w:val="0"/>
          <w:numId w:val="30"/>
        </w:numPr>
        <w:rPr>
          <w:color w:val="808080"/>
          <w:sz w:val="36"/>
          <w:szCs w:val="36"/>
        </w:rPr>
      </w:pPr>
      <w:bookmarkStart w:id="10" w:name="_Toc134223174"/>
      <w:r w:rsidRPr="00D51398">
        <w:rPr>
          <w:color w:val="808080"/>
          <w:sz w:val="36"/>
          <w:szCs w:val="36"/>
        </w:rPr>
        <w:t>Objectives and Strategy</w:t>
      </w:r>
      <w:bookmarkEnd w:id="10"/>
    </w:p>
    <w:p w14:paraId="5EC032F4" w14:textId="5A8318EE" w:rsidR="00D51398" w:rsidRDefault="00E10C4F">
      <w:pPr>
        <w:rPr>
          <w:rFonts w:ascii="Segoe UI" w:hAnsi="Segoe UI" w:cs="Segoe UI"/>
        </w:rPr>
      </w:pPr>
      <w:r>
        <w:rPr>
          <w:rFonts w:ascii="Segoe UI" w:hAnsi="Segoe UI" w:cs="Segoe UI"/>
        </w:rPr>
        <w:t xml:space="preserve">Data is essential in driving customer engagement through various channels; online, </w:t>
      </w:r>
      <w:r w:rsidR="00BA5284">
        <w:rPr>
          <w:rFonts w:ascii="Segoe UI" w:hAnsi="Segoe UI" w:cs="Segoe UI"/>
        </w:rPr>
        <w:t>in-store</w:t>
      </w:r>
      <w:r>
        <w:rPr>
          <w:rFonts w:ascii="Segoe UI" w:hAnsi="Segoe UI" w:cs="Segoe UI"/>
        </w:rPr>
        <w:t xml:space="preserve">, </w:t>
      </w:r>
      <w:r w:rsidR="000B4107">
        <w:rPr>
          <w:rFonts w:ascii="Segoe UI" w:hAnsi="Segoe UI" w:cs="Segoe UI"/>
        </w:rPr>
        <w:t xml:space="preserve">and </w:t>
      </w:r>
      <w:r>
        <w:rPr>
          <w:rFonts w:ascii="Segoe UI" w:hAnsi="Segoe UI" w:cs="Segoe UI"/>
        </w:rPr>
        <w:t xml:space="preserve">via an app </w:t>
      </w:r>
      <w:r>
        <w:rPr>
          <w:rFonts w:ascii="Segoe UI" w:hAnsi="Segoe UI" w:cs="Segoe UI"/>
        </w:rPr>
        <w:fldChar w:fldCharType="begin"/>
      </w:r>
      <w:r>
        <w:rPr>
          <w:rFonts w:ascii="Segoe UI" w:hAnsi="Segoe UI" w:cs="Segoe UI"/>
        </w:rPr>
        <w:instrText xml:space="preserve"> ADDIN ZOTERO_ITEM CSL_CITATION {"citationID":"PLcIrE6X","properties":{"formattedCitation":"(Colvin, n.d.)","plainCitation":"(Colvin, n.d.)","noteIndex":0},"citationItems":[{"id":1022,"uris":["http://zotero.org/users/9288811/items/PAPXVXRP"],"itemData":{"id":1022,"type":"webpage","abstract":"Learn more about what the most effective acquisition and retention tactics are today. Understand how you can use a CDP for customer acquisition and retention.","language":"en","title":"Customer acquisition and retention: Which should you focus on?","title-short":"Customer acquisition and retention","URL":"https://www.mparticle.com/blog/customer-acquisition-and-retention/","author":[{"family":"Colvin","given":"Joey"}],"accessed":{"date-parts":[["2023",5,5]]},"citation-key":"colvin_customer_nodate"}}],"schema":"https://github.com/citation-style-language/schema/raw/master/csl-citation.json"} </w:instrText>
      </w:r>
      <w:r>
        <w:rPr>
          <w:rFonts w:ascii="Segoe UI" w:hAnsi="Segoe UI" w:cs="Segoe UI"/>
        </w:rPr>
        <w:fldChar w:fldCharType="separate"/>
      </w:r>
      <w:r w:rsidRPr="00E10C4F">
        <w:rPr>
          <w:rFonts w:ascii="Segoe UI" w:hAnsi="Segoe UI" w:cs="Segoe UI"/>
        </w:rPr>
        <w:t>(Colvin, n.d.)</w:t>
      </w:r>
      <w:r>
        <w:rPr>
          <w:rFonts w:ascii="Segoe UI" w:hAnsi="Segoe UI" w:cs="Segoe UI"/>
        </w:rPr>
        <w:fldChar w:fldCharType="end"/>
      </w:r>
      <w:r>
        <w:rPr>
          <w:rFonts w:ascii="Segoe UI" w:hAnsi="Segoe UI" w:cs="Segoe UI"/>
        </w:rPr>
        <w:t>.  It’s about building a relationship with the customer based on their profiling obtained through data.</w:t>
      </w:r>
    </w:p>
    <w:p w14:paraId="37B5ED54" w14:textId="77777777" w:rsidR="00E10C4F" w:rsidRDefault="00E10C4F">
      <w:pPr>
        <w:rPr>
          <w:rFonts w:ascii="Segoe UI" w:hAnsi="Segoe UI" w:cs="Segoe UI"/>
        </w:rPr>
      </w:pPr>
    </w:p>
    <w:p w14:paraId="1CCE1A0C" w14:textId="77777777" w:rsidR="00F9662C" w:rsidRDefault="00F9662C">
      <w:pPr>
        <w:rPr>
          <w:rFonts w:ascii="Segoe UI" w:eastAsiaTheme="majorEastAsia" w:hAnsi="Segoe UI" w:cs="Segoe UI"/>
          <w:color w:val="595959" w:themeColor="text1" w:themeTint="A6"/>
          <w:sz w:val="28"/>
          <w:szCs w:val="28"/>
        </w:rPr>
      </w:pPr>
      <w:bookmarkStart w:id="11" w:name="_Toc134223175"/>
      <w:r>
        <w:rPr>
          <w:rFonts w:ascii="Segoe UI" w:hAnsi="Segoe UI" w:cs="Segoe UI"/>
        </w:rPr>
        <w:br w:type="page"/>
      </w:r>
    </w:p>
    <w:p w14:paraId="1A1EA15D" w14:textId="4A438EE7" w:rsidR="00E10C4F" w:rsidRDefault="0068355A" w:rsidP="0068355A">
      <w:pPr>
        <w:pStyle w:val="Heading3"/>
        <w:rPr>
          <w:rFonts w:ascii="Segoe UI" w:hAnsi="Segoe UI" w:cs="Segoe UI"/>
        </w:rPr>
      </w:pPr>
      <w:r>
        <w:rPr>
          <w:rFonts w:ascii="Segoe UI" w:hAnsi="Segoe UI" w:cs="Segoe UI"/>
        </w:rPr>
        <w:lastRenderedPageBreak/>
        <w:t>Objectives</w:t>
      </w:r>
      <w:bookmarkEnd w:id="11"/>
    </w:p>
    <w:p w14:paraId="6EC4891F" w14:textId="77777777" w:rsidR="00D51398" w:rsidRPr="00D240A9" w:rsidRDefault="00D51398">
      <w:pPr>
        <w:rPr>
          <w:rFonts w:ascii="Segoe UI" w:hAnsi="Segoe UI" w:cs="Segoe UI"/>
        </w:rPr>
      </w:pPr>
    </w:p>
    <w:p w14:paraId="1E895A78" w14:textId="620EB015" w:rsidR="00E27069" w:rsidRPr="00D240A9" w:rsidRDefault="00000000">
      <w:pPr>
        <w:ind w:left="1440" w:hanging="1440"/>
        <w:rPr>
          <w:rFonts w:ascii="Segoe UI" w:hAnsi="Segoe UI" w:cs="Segoe UI"/>
        </w:rPr>
      </w:pPr>
      <w:r w:rsidRPr="00D240A9">
        <w:rPr>
          <w:rFonts w:ascii="Segoe UI" w:hAnsi="Segoe UI" w:cs="Segoe UI"/>
          <w:b/>
        </w:rPr>
        <w:t>Objective:</w:t>
      </w:r>
      <w:r w:rsidRPr="00D240A9">
        <w:rPr>
          <w:rFonts w:ascii="Segoe UI" w:hAnsi="Segoe UI" w:cs="Segoe UI"/>
          <w:b/>
        </w:rPr>
        <w:tab/>
      </w:r>
      <w:r w:rsidRPr="00D240A9">
        <w:rPr>
          <w:rFonts w:ascii="Segoe UI" w:hAnsi="Segoe UI" w:cs="Segoe UI"/>
        </w:rPr>
        <w:t>Determine the “Big Fish” (</w:t>
      </w:r>
      <w:r w:rsidR="00BA5284">
        <w:rPr>
          <w:rFonts w:ascii="Segoe UI" w:hAnsi="Segoe UI" w:cs="Segoe UI"/>
        </w:rPr>
        <w:t>high-spend</w:t>
      </w:r>
      <w:r w:rsidRPr="00D240A9">
        <w:rPr>
          <w:rFonts w:ascii="Segoe UI" w:hAnsi="Segoe UI" w:cs="Segoe UI"/>
        </w:rPr>
        <w:t xml:space="preserve"> customers matched with high frequency) with two subcategories:</w:t>
      </w:r>
    </w:p>
    <w:p w14:paraId="166078D3" w14:textId="77777777" w:rsidR="00E27069" w:rsidRPr="00D240A9" w:rsidRDefault="00E27069">
      <w:pPr>
        <w:pBdr>
          <w:top w:val="nil"/>
          <w:left w:val="nil"/>
          <w:bottom w:val="nil"/>
          <w:right w:val="nil"/>
          <w:between w:val="nil"/>
        </w:pBdr>
        <w:spacing w:after="0"/>
        <w:ind w:left="1080"/>
        <w:rPr>
          <w:rFonts w:ascii="Segoe UI" w:hAnsi="Segoe UI" w:cs="Segoe UI"/>
          <w:color w:val="000000"/>
        </w:rPr>
      </w:pPr>
    </w:p>
    <w:p w14:paraId="0E07F838" w14:textId="6E129A39" w:rsidR="00E27069" w:rsidRPr="00D240A9" w:rsidRDefault="00000000">
      <w:pPr>
        <w:numPr>
          <w:ilvl w:val="0"/>
          <w:numId w:val="2"/>
        </w:numPr>
        <w:pBdr>
          <w:top w:val="nil"/>
          <w:left w:val="nil"/>
          <w:bottom w:val="nil"/>
          <w:right w:val="nil"/>
          <w:between w:val="nil"/>
        </w:pBdr>
        <w:spacing w:after="0"/>
        <w:rPr>
          <w:rFonts w:ascii="Segoe UI" w:hAnsi="Segoe UI" w:cs="Segoe UI"/>
          <w:color w:val="000000"/>
        </w:rPr>
      </w:pPr>
      <w:r w:rsidRPr="00D240A9">
        <w:rPr>
          <w:rFonts w:ascii="Segoe UI" w:hAnsi="Segoe UI" w:cs="Segoe UI"/>
          <w:b/>
          <w:color w:val="000000"/>
        </w:rPr>
        <w:t>Strategy 1</w:t>
      </w:r>
      <w:r w:rsidRPr="00D240A9">
        <w:rPr>
          <w:rFonts w:ascii="Segoe UI" w:hAnsi="Segoe UI" w:cs="Segoe UI"/>
          <w:color w:val="000000"/>
        </w:rPr>
        <w:t xml:space="preserve">: High spenders with regular visits.  </w:t>
      </w:r>
      <w:r w:rsidR="002A4A54" w:rsidRPr="00D240A9">
        <w:rPr>
          <w:rFonts w:ascii="Segoe UI" w:hAnsi="Segoe UI" w:cs="Segoe UI"/>
          <w:color w:val="000000"/>
        </w:rPr>
        <w:t>Analyze</w:t>
      </w:r>
      <w:r w:rsidRPr="00D240A9">
        <w:rPr>
          <w:rFonts w:ascii="Segoe UI" w:hAnsi="Segoe UI" w:cs="Segoe UI"/>
          <w:color w:val="000000"/>
        </w:rPr>
        <w:t xml:space="preserve"> their basket for what they aren’t buying.  The benefit of this will be to get them to expand their product categories by sending them vouchers for what they don’t purchase </w:t>
      </w:r>
    </w:p>
    <w:p w14:paraId="62CA2D58" w14:textId="77777777" w:rsidR="00E27069" w:rsidRPr="00D240A9" w:rsidRDefault="00E27069">
      <w:pPr>
        <w:pBdr>
          <w:top w:val="nil"/>
          <w:left w:val="nil"/>
          <w:bottom w:val="nil"/>
          <w:right w:val="nil"/>
          <w:between w:val="nil"/>
        </w:pBdr>
        <w:spacing w:after="0"/>
        <w:ind w:left="1080"/>
        <w:rPr>
          <w:rFonts w:ascii="Segoe UI" w:hAnsi="Segoe UI" w:cs="Segoe UI"/>
          <w:color w:val="000000"/>
        </w:rPr>
      </w:pPr>
    </w:p>
    <w:p w14:paraId="013A813C" w14:textId="5AC93E1B" w:rsidR="00E27069" w:rsidRDefault="00000000">
      <w:pPr>
        <w:numPr>
          <w:ilvl w:val="0"/>
          <w:numId w:val="2"/>
        </w:numPr>
        <w:pBdr>
          <w:top w:val="nil"/>
          <w:left w:val="nil"/>
          <w:bottom w:val="nil"/>
          <w:right w:val="nil"/>
          <w:between w:val="nil"/>
        </w:pBdr>
        <w:spacing w:after="0"/>
        <w:rPr>
          <w:rFonts w:ascii="Segoe UI" w:hAnsi="Segoe UI" w:cs="Segoe UI"/>
          <w:color w:val="000000"/>
        </w:rPr>
      </w:pPr>
      <w:r w:rsidRPr="00D240A9">
        <w:rPr>
          <w:rFonts w:ascii="Segoe UI" w:hAnsi="Segoe UI" w:cs="Segoe UI"/>
          <w:b/>
          <w:color w:val="000000"/>
        </w:rPr>
        <w:t>Strategy 2:</w:t>
      </w:r>
      <w:r w:rsidRPr="00D240A9">
        <w:rPr>
          <w:rFonts w:ascii="Segoe UI" w:hAnsi="Segoe UI" w:cs="Segoe UI"/>
          <w:color w:val="000000"/>
        </w:rPr>
        <w:t xml:space="preserve">  High spenders with infrequent or low visits:  </w:t>
      </w:r>
      <w:r w:rsidR="00BA5284">
        <w:rPr>
          <w:rFonts w:ascii="Segoe UI" w:hAnsi="Segoe UI" w:cs="Segoe UI"/>
          <w:color w:val="000000"/>
        </w:rPr>
        <w:t>The idea</w:t>
      </w:r>
      <w:r w:rsidRPr="00D240A9">
        <w:rPr>
          <w:rFonts w:ascii="Segoe UI" w:hAnsi="Segoe UI" w:cs="Segoe UI"/>
          <w:color w:val="000000"/>
        </w:rPr>
        <w:t xml:space="preserve"> would be to look at what they are buying and look at running a promotion around that and </w:t>
      </w:r>
      <w:r w:rsidR="00BA5284">
        <w:rPr>
          <w:rFonts w:ascii="Segoe UI" w:hAnsi="Segoe UI" w:cs="Segoe UI"/>
          <w:color w:val="000000"/>
        </w:rPr>
        <w:t>complementary</w:t>
      </w:r>
      <w:r w:rsidRPr="00D240A9">
        <w:rPr>
          <w:rFonts w:ascii="Segoe UI" w:hAnsi="Segoe UI" w:cs="Segoe UI"/>
          <w:color w:val="000000"/>
        </w:rPr>
        <w:t xml:space="preserve"> products</w:t>
      </w:r>
    </w:p>
    <w:p w14:paraId="0833E29E" w14:textId="77777777" w:rsidR="0068355A" w:rsidRDefault="0068355A" w:rsidP="0068355A">
      <w:pPr>
        <w:pStyle w:val="ListParagraph"/>
        <w:rPr>
          <w:rFonts w:ascii="Segoe UI" w:hAnsi="Segoe UI" w:cs="Segoe UI"/>
          <w:color w:val="000000"/>
        </w:rPr>
      </w:pPr>
    </w:p>
    <w:p w14:paraId="6F0E071D" w14:textId="1C0AD5AC" w:rsidR="0068355A" w:rsidRPr="0068355A" w:rsidRDefault="0068355A" w:rsidP="0068355A">
      <w:pPr>
        <w:pStyle w:val="NumberList"/>
        <w:rPr>
          <w:rFonts w:ascii="Segoe UI" w:hAnsi="Segoe UI" w:cs="Segoe UI"/>
          <w:b/>
          <w:color w:val="000000"/>
        </w:rPr>
      </w:pPr>
      <w:r w:rsidRPr="0068355A">
        <w:rPr>
          <w:rFonts w:ascii="Segoe UI" w:hAnsi="Segoe UI" w:cs="Segoe UI"/>
          <w:b/>
          <w:color w:val="000000"/>
        </w:rPr>
        <w:t xml:space="preserve">Strategy 3: </w:t>
      </w:r>
      <w:r w:rsidRPr="0068355A">
        <w:rPr>
          <w:rFonts w:ascii="Segoe UI" w:hAnsi="Segoe UI" w:cs="Segoe UI"/>
          <w:bCs/>
          <w:color w:val="000000"/>
        </w:rPr>
        <w:t>Low spenders with regular or infrequent visits</w:t>
      </w:r>
      <w:r>
        <w:rPr>
          <w:rFonts w:ascii="Segoe UI" w:hAnsi="Segoe UI" w:cs="Segoe UI"/>
          <w:bCs/>
          <w:color w:val="000000"/>
        </w:rPr>
        <w:t xml:space="preserve">.  The objective </w:t>
      </w:r>
      <w:r w:rsidR="003D0681">
        <w:rPr>
          <w:rFonts w:ascii="Segoe UI" w:hAnsi="Segoe UI" w:cs="Segoe UI"/>
          <w:bCs/>
          <w:color w:val="000000"/>
        </w:rPr>
        <w:t>here would</w:t>
      </w:r>
      <w:r>
        <w:rPr>
          <w:rFonts w:ascii="Segoe UI" w:hAnsi="Segoe UI" w:cs="Segoe UI"/>
          <w:bCs/>
          <w:color w:val="000000"/>
        </w:rPr>
        <w:t xml:space="preserve"> again be to analyze the basket and establish buying patterns around these products to get them to shop exclusively at the store</w:t>
      </w:r>
    </w:p>
    <w:p w14:paraId="3C7C7C5E" w14:textId="77777777" w:rsidR="00E27069" w:rsidRPr="00D240A9" w:rsidRDefault="00E27069">
      <w:pPr>
        <w:pBdr>
          <w:top w:val="nil"/>
          <w:left w:val="nil"/>
          <w:bottom w:val="nil"/>
          <w:right w:val="nil"/>
          <w:between w:val="nil"/>
        </w:pBdr>
        <w:ind w:left="720"/>
        <w:rPr>
          <w:rFonts w:ascii="Segoe UI" w:hAnsi="Segoe UI" w:cs="Segoe UI"/>
          <w:color w:val="000000"/>
        </w:rPr>
      </w:pPr>
    </w:p>
    <w:p w14:paraId="0EBBE404" w14:textId="10985F43" w:rsidR="00E27069" w:rsidRDefault="0068355A" w:rsidP="0068355A">
      <w:pPr>
        <w:pStyle w:val="Heading3"/>
        <w:rPr>
          <w:rFonts w:ascii="Segoe UI" w:hAnsi="Segoe UI" w:cs="Segoe UI"/>
          <w:b/>
        </w:rPr>
      </w:pPr>
      <w:bookmarkStart w:id="12" w:name="_Toc134223176"/>
      <w:r>
        <w:rPr>
          <w:rFonts w:ascii="Segoe UI" w:hAnsi="Segoe UI" w:cs="Segoe UI"/>
          <w:b/>
        </w:rPr>
        <w:t xml:space="preserve">Potential Campaigns </w:t>
      </w:r>
      <w:r w:rsidR="00BA5284">
        <w:rPr>
          <w:rFonts w:ascii="Segoe UI" w:hAnsi="Segoe UI" w:cs="Segoe UI"/>
          <w:b/>
        </w:rPr>
        <w:t>After</w:t>
      </w:r>
      <w:r>
        <w:rPr>
          <w:rFonts w:ascii="Segoe UI" w:hAnsi="Segoe UI" w:cs="Segoe UI"/>
          <w:b/>
        </w:rPr>
        <w:t xml:space="preserve"> Profiling</w:t>
      </w:r>
      <w:bookmarkEnd w:id="12"/>
      <w:r>
        <w:rPr>
          <w:rFonts w:ascii="Segoe UI" w:hAnsi="Segoe UI" w:cs="Segoe UI"/>
          <w:b/>
        </w:rPr>
        <w:t xml:space="preserve"> </w:t>
      </w:r>
    </w:p>
    <w:p w14:paraId="74F7DF6E" w14:textId="77777777" w:rsidR="0068355A" w:rsidRPr="0068355A" w:rsidRDefault="0068355A" w:rsidP="0068355A"/>
    <w:p w14:paraId="4CED9EB8" w14:textId="76DBA2FC" w:rsidR="00E27069" w:rsidRPr="00D240A9" w:rsidRDefault="00000000" w:rsidP="0068355A">
      <w:pPr>
        <w:rPr>
          <w:rFonts w:ascii="Segoe UI" w:hAnsi="Segoe UI" w:cs="Segoe UI"/>
        </w:rPr>
      </w:pPr>
      <w:r w:rsidRPr="00D240A9">
        <w:rPr>
          <w:rFonts w:ascii="Segoe UI" w:hAnsi="Segoe UI" w:cs="Segoe UI"/>
        </w:rPr>
        <w:t>From this platform, the data can help us profile customers to expand on this strategy, for instance:</w:t>
      </w:r>
    </w:p>
    <w:p w14:paraId="2FDE8C32" w14:textId="78E4A89E" w:rsidR="00E27069" w:rsidRDefault="00000000" w:rsidP="00D240A9">
      <w:pPr>
        <w:numPr>
          <w:ilvl w:val="0"/>
          <w:numId w:val="3"/>
        </w:numPr>
        <w:pBdr>
          <w:top w:val="nil"/>
          <w:left w:val="nil"/>
          <w:bottom w:val="nil"/>
          <w:right w:val="nil"/>
          <w:between w:val="nil"/>
        </w:pBdr>
        <w:spacing w:after="0"/>
        <w:rPr>
          <w:rFonts w:ascii="Segoe UI" w:hAnsi="Segoe UI" w:cs="Segoe UI"/>
          <w:color w:val="000000"/>
        </w:rPr>
      </w:pPr>
      <w:r w:rsidRPr="00D240A9">
        <w:rPr>
          <w:rFonts w:ascii="Segoe UI" w:hAnsi="Segoe UI" w:cs="Segoe UI"/>
          <w:b/>
          <w:color w:val="000000"/>
        </w:rPr>
        <w:t xml:space="preserve">Age: </w:t>
      </w:r>
      <w:r w:rsidRPr="00D240A9">
        <w:rPr>
          <w:rFonts w:ascii="Segoe UI" w:hAnsi="Segoe UI" w:cs="Segoe UI"/>
          <w:color w:val="000000"/>
        </w:rPr>
        <w:t xml:space="preserve">Look at age within the ‘Big Fish’ two categories.  This can be used in different ways, for </w:t>
      </w:r>
      <w:r w:rsidR="003D0681" w:rsidRPr="00D240A9">
        <w:rPr>
          <w:rFonts w:ascii="Segoe UI" w:hAnsi="Segoe UI" w:cs="Segoe UI"/>
          <w:color w:val="000000"/>
        </w:rPr>
        <w:t>example.</w:t>
      </w:r>
    </w:p>
    <w:p w14:paraId="297009BD" w14:textId="77777777" w:rsidR="00D240A9" w:rsidRPr="00D240A9" w:rsidRDefault="00D240A9" w:rsidP="00D240A9">
      <w:pPr>
        <w:pBdr>
          <w:top w:val="nil"/>
          <w:left w:val="nil"/>
          <w:bottom w:val="nil"/>
          <w:right w:val="nil"/>
          <w:between w:val="nil"/>
        </w:pBdr>
        <w:spacing w:after="0"/>
        <w:ind w:left="1080"/>
        <w:rPr>
          <w:rFonts w:ascii="Segoe UI" w:hAnsi="Segoe UI" w:cs="Segoe UI"/>
          <w:color w:val="000000"/>
        </w:rPr>
      </w:pPr>
    </w:p>
    <w:p w14:paraId="7515D077" w14:textId="13AE17FD" w:rsidR="00E27069" w:rsidRPr="00D51398" w:rsidRDefault="00000000">
      <w:pPr>
        <w:rPr>
          <w:rFonts w:ascii="Segoe UI" w:hAnsi="Segoe UI" w:cs="Segoe UI"/>
          <w:i/>
        </w:rPr>
      </w:pPr>
      <w:r w:rsidRPr="00D240A9">
        <w:rPr>
          <w:rFonts w:ascii="Segoe UI" w:hAnsi="Segoe UI" w:cs="Segoe UI"/>
          <w:i/>
        </w:rPr>
        <w:t xml:space="preserve">e.g., If the dominant age group </w:t>
      </w:r>
      <w:r w:rsidR="00BA5284">
        <w:rPr>
          <w:rFonts w:ascii="Segoe UI" w:hAnsi="Segoe UI" w:cs="Segoe UI"/>
          <w:i/>
        </w:rPr>
        <w:t>is</w:t>
      </w:r>
      <w:r w:rsidRPr="00D240A9">
        <w:rPr>
          <w:rFonts w:ascii="Segoe UI" w:hAnsi="Segoe UI" w:cs="Segoe UI"/>
          <w:i/>
        </w:rPr>
        <w:t xml:space="preserve"> in their </w:t>
      </w:r>
      <w:r w:rsidR="00BA5284">
        <w:rPr>
          <w:rFonts w:ascii="Segoe UI" w:hAnsi="Segoe UI" w:cs="Segoe UI"/>
          <w:i/>
        </w:rPr>
        <w:t>20s</w:t>
      </w:r>
      <w:r w:rsidRPr="00D240A9">
        <w:rPr>
          <w:rFonts w:ascii="Segoe UI" w:hAnsi="Segoe UI" w:cs="Segoe UI"/>
          <w:i/>
        </w:rPr>
        <w:t>, an ad campaign or social campaign targeting that profile, or creating brand ambassadors would be appropriate</w:t>
      </w:r>
    </w:p>
    <w:p w14:paraId="3F54BF74" w14:textId="223E8C85" w:rsidR="00E27069" w:rsidRPr="00D240A9" w:rsidRDefault="00000000" w:rsidP="00D240A9">
      <w:pPr>
        <w:numPr>
          <w:ilvl w:val="0"/>
          <w:numId w:val="3"/>
        </w:numPr>
        <w:pBdr>
          <w:top w:val="nil"/>
          <w:left w:val="nil"/>
          <w:bottom w:val="nil"/>
          <w:right w:val="nil"/>
          <w:between w:val="nil"/>
        </w:pBdr>
        <w:rPr>
          <w:rFonts w:ascii="Segoe UI" w:hAnsi="Segoe UI" w:cs="Segoe UI"/>
          <w:b/>
          <w:color w:val="000000"/>
        </w:rPr>
      </w:pPr>
      <w:r w:rsidRPr="00D240A9">
        <w:rPr>
          <w:rFonts w:ascii="Segoe UI" w:hAnsi="Segoe UI" w:cs="Segoe UI"/>
          <w:b/>
          <w:color w:val="000000"/>
        </w:rPr>
        <w:t xml:space="preserve">Average Spend: </w:t>
      </w:r>
      <w:r w:rsidRPr="00D240A9">
        <w:rPr>
          <w:rFonts w:ascii="Segoe UI" w:hAnsi="Segoe UI" w:cs="Segoe UI"/>
          <w:color w:val="000000"/>
        </w:rPr>
        <w:t xml:space="preserve">The idea here would be </w:t>
      </w:r>
      <w:r w:rsidR="003D0681" w:rsidRPr="00D240A9">
        <w:rPr>
          <w:rFonts w:ascii="Segoe UI" w:hAnsi="Segoe UI" w:cs="Segoe UI"/>
          <w:color w:val="000000"/>
        </w:rPr>
        <w:t>getting</w:t>
      </w:r>
      <w:r w:rsidRPr="00D240A9">
        <w:rPr>
          <w:rFonts w:ascii="Segoe UI" w:hAnsi="Segoe UI" w:cs="Segoe UI"/>
          <w:color w:val="000000"/>
        </w:rPr>
        <w:t xml:space="preserve"> this category to spend more</w:t>
      </w:r>
    </w:p>
    <w:p w14:paraId="3141A234" w14:textId="26044248" w:rsidR="00E27069" w:rsidRDefault="00000000">
      <w:pPr>
        <w:rPr>
          <w:rFonts w:ascii="Segoe UI" w:hAnsi="Segoe UI" w:cs="Segoe UI"/>
          <w:i/>
        </w:rPr>
      </w:pPr>
      <w:r w:rsidRPr="00D240A9">
        <w:rPr>
          <w:rFonts w:ascii="Segoe UI" w:hAnsi="Segoe UI" w:cs="Segoe UI"/>
          <w:i/>
        </w:rPr>
        <w:t xml:space="preserve">e.g., Buy one get one free </w:t>
      </w:r>
      <w:r w:rsidR="00BA5284">
        <w:rPr>
          <w:rFonts w:ascii="Segoe UI" w:hAnsi="Segoe UI" w:cs="Segoe UI"/>
          <w:i/>
        </w:rPr>
        <w:t>offer</w:t>
      </w:r>
      <w:r w:rsidRPr="00D240A9">
        <w:rPr>
          <w:rFonts w:ascii="Segoe UI" w:hAnsi="Segoe UI" w:cs="Segoe UI"/>
          <w:i/>
        </w:rPr>
        <w:t xml:space="preserve"> </w:t>
      </w:r>
    </w:p>
    <w:p w14:paraId="469F6A43" w14:textId="77777777" w:rsidR="00F9662C" w:rsidRDefault="00F9662C">
      <w:pPr>
        <w:rPr>
          <w:rFonts w:ascii="Segoe UI" w:hAnsi="Segoe UI" w:cs="Segoe UI"/>
          <w:i/>
        </w:rPr>
      </w:pPr>
    </w:p>
    <w:p w14:paraId="7E37F964" w14:textId="77777777" w:rsidR="00F9662C" w:rsidRPr="00D240A9" w:rsidRDefault="00F9662C">
      <w:pPr>
        <w:rPr>
          <w:rFonts w:ascii="Segoe UI" w:hAnsi="Segoe UI" w:cs="Segoe UI"/>
          <w:i/>
        </w:rPr>
      </w:pPr>
    </w:p>
    <w:p w14:paraId="3DF86F4B" w14:textId="77777777" w:rsidR="00E27069" w:rsidRPr="00D240A9" w:rsidRDefault="00E27069">
      <w:pPr>
        <w:rPr>
          <w:rFonts w:ascii="Segoe UI" w:hAnsi="Segoe UI" w:cs="Segoe UI"/>
        </w:rPr>
      </w:pPr>
    </w:p>
    <w:p w14:paraId="6B5BE738" w14:textId="2C6C7FFF" w:rsidR="00E27069" w:rsidRPr="00D240A9" w:rsidRDefault="00000000" w:rsidP="00D240A9">
      <w:pPr>
        <w:numPr>
          <w:ilvl w:val="0"/>
          <w:numId w:val="3"/>
        </w:numPr>
        <w:pBdr>
          <w:top w:val="nil"/>
          <w:left w:val="nil"/>
          <w:bottom w:val="nil"/>
          <w:right w:val="nil"/>
          <w:between w:val="nil"/>
        </w:pBdr>
        <w:rPr>
          <w:rFonts w:ascii="Segoe UI" w:hAnsi="Segoe UI" w:cs="Segoe UI"/>
          <w:b/>
          <w:color w:val="000000"/>
        </w:rPr>
      </w:pPr>
      <w:r w:rsidRPr="00D240A9">
        <w:rPr>
          <w:rFonts w:ascii="Segoe UI" w:hAnsi="Segoe UI" w:cs="Segoe UI"/>
          <w:b/>
          <w:color w:val="000000"/>
        </w:rPr>
        <w:t xml:space="preserve">Low income: </w:t>
      </w:r>
      <w:r w:rsidRPr="00D240A9">
        <w:rPr>
          <w:rFonts w:ascii="Segoe UI" w:hAnsi="Segoe UI" w:cs="Segoe UI"/>
          <w:color w:val="000000"/>
        </w:rPr>
        <w:t>Again, the shop would ideally look at what they are buying and from this perspective adopt strategies such as</w:t>
      </w:r>
    </w:p>
    <w:p w14:paraId="3FC2438F" w14:textId="77777777" w:rsidR="00E27069" w:rsidRPr="00D240A9" w:rsidRDefault="00000000">
      <w:pPr>
        <w:rPr>
          <w:rFonts w:ascii="Segoe UI" w:hAnsi="Segoe UI" w:cs="Segoe UI"/>
          <w:i/>
        </w:rPr>
      </w:pPr>
      <w:r w:rsidRPr="00D240A9">
        <w:rPr>
          <w:rFonts w:ascii="Segoe UI" w:hAnsi="Segoe UI" w:cs="Segoe UI"/>
          <w:i/>
        </w:rPr>
        <w:t>e.g., Create promotions around the products they are buying</w:t>
      </w:r>
    </w:p>
    <w:p w14:paraId="1AA6944D" w14:textId="77777777" w:rsidR="00E27069" w:rsidRDefault="00000000">
      <w:pPr>
        <w:rPr>
          <w:rFonts w:ascii="Segoe UI" w:hAnsi="Segoe UI" w:cs="Segoe UI"/>
          <w:i/>
        </w:rPr>
      </w:pPr>
      <w:r w:rsidRPr="00D240A9">
        <w:rPr>
          <w:rFonts w:ascii="Segoe UI" w:hAnsi="Segoe UI" w:cs="Segoe UI"/>
          <w:i/>
        </w:rPr>
        <w:t xml:space="preserve">e.g., Consider adding complimentary items to their inventory </w:t>
      </w:r>
    </w:p>
    <w:p w14:paraId="08DA6964" w14:textId="77777777" w:rsidR="0068355A" w:rsidRDefault="0068355A">
      <w:pPr>
        <w:rPr>
          <w:rFonts w:ascii="Segoe UI" w:hAnsi="Segoe UI" w:cs="Segoe UI"/>
          <w:i/>
        </w:rPr>
      </w:pPr>
    </w:p>
    <w:p w14:paraId="1D57B06E" w14:textId="4C7EA28E" w:rsidR="0068355A" w:rsidRDefault="0068355A" w:rsidP="0068355A">
      <w:pPr>
        <w:pStyle w:val="Heading3"/>
        <w:rPr>
          <w:rFonts w:ascii="Segoe UI" w:hAnsi="Segoe UI" w:cs="Segoe UI"/>
          <w:iCs/>
        </w:rPr>
      </w:pPr>
      <w:bookmarkStart w:id="13" w:name="_Toc134223177"/>
      <w:r w:rsidRPr="0068355A">
        <w:rPr>
          <w:rFonts w:ascii="Segoe UI" w:hAnsi="Segoe UI" w:cs="Segoe UI"/>
          <w:iCs/>
        </w:rPr>
        <w:t>Strategy</w:t>
      </w:r>
      <w:r w:rsidR="00F9662C">
        <w:rPr>
          <w:rFonts w:ascii="Segoe UI" w:hAnsi="Segoe UI" w:cs="Segoe UI"/>
          <w:iCs/>
        </w:rPr>
        <w:t xml:space="preserve">: </w:t>
      </w:r>
      <w:r w:rsidRPr="0068355A">
        <w:rPr>
          <w:rFonts w:ascii="Segoe UI" w:hAnsi="Segoe UI" w:cs="Segoe UI"/>
          <w:iCs/>
        </w:rPr>
        <w:t xml:space="preserve"> </w:t>
      </w:r>
      <w:r>
        <w:rPr>
          <w:rFonts w:ascii="Segoe UI" w:hAnsi="Segoe UI" w:cs="Segoe UI"/>
          <w:iCs/>
        </w:rPr>
        <w:t>Retention and Upsell</w:t>
      </w:r>
      <w:bookmarkEnd w:id="13"/>
      <w:r>
        <w:rPr>
          <w:rFonts w:ascii="Segoe UI" w:hAnsi="Segoe UI" w:cs="Segoe UI"/>
          <w:iCs/>
        </w:rPr>
        <w:t xml:space="preserve"> </w:t>
      </w:r>
    </w:p>
    <w:p w14:paraId="7A4FA671" w14:textId="77777777" w:rsidR="000E0EC4" w:rsidRDefault="000E0EC4" w:rsidP="000E0EC4"/>
    <w:p w14:paraId="13C7781F" w14:textId="5D76A494" w:rsidR="000E0EC4" w:rsidRDefault="000E0EC4" w:rsidP="000E0EC4">
      <w:r>
        <w:t xml:space="preserve">By conducting these </w:t>
      </w:r>
      <w:r w:rsidR="003D0681">
        <w:t>analyses,</w:t>
      </w:r>
      <w:r>
        <w:t xml:space="preserve"> it allows the retailed to encourage spending, incentivize loyalty and </w:t>
      </w:r>
      <w:r w:rsidR="00E1753D">
        <w:t>introduce</w:t>
      </w:r>
      <w:r>
        <w:t xml:space="preserve"> new buying options </w:t>
      </w:r>
    </w:p>
    <w:p w14:paraId="548D1D57" w14:textId="77777777" w:rsidR="000E0EC4" w:rsidRDefault="000E0EC4" w:rsidP="000E0EC4"/>
    <w:p w14:paraId="7C3B7AF3" w14:textId="70F7C735" w:rsidR="00C85931" w:rsidRDefault="000E0EC4" w:rsidP="000E0EC4">
      <w:pPr>
        <w:pStyle w:val="Heading3"/>
        <w:rPr>
          <w:rFonts w:ascii="Segoe UI" w:hAnsi="Segoe UI" w:cs="Segoe UI"/>
          <w:iCs/>
        </w:rPr>
      </w:pPr>
      <w:bookmarkStart w:id="14" w:name="_Toc134223178"/>
      <w:r w:rsidRPr="0068355A">
        <w:rPr>
          <w:rFonts w:ascii="Segoe UI" w:hAnsi="Segoe UI" w:cs="Segoe UI"/>
          <w:iCs/>
        </w:rPr>
        <w:t>Strategy</w:t>
      </w:r>
      <w:r w:rsidR="00F9662C">
        <w:rPr>
          <w:rFonts w:ascii="Segoe UI" w:hAnsi="Segoe UI" w:cs="Segoe UI"/>
          <w:iCs/>
        </w:rPr>
        <w:t xml:space="preserve">: </w:t>
      </w:r>
      <w:r w:rsidRPr="0068355A">
        <w:rPr>
          <w:rFonts w:ascii="Segoe UI" w:hAnsi="Segoe UI" w:cs="Segoe UI"/>
          <w:iCs/>
        </w:rPr>
        <w:t xml:space="preserve"> </w:t>
      </w:r>
      <w:bookmarkEnd w:id="14"/>
      <w:r w:rsidR="00E1753D">
        <w:rPr>
          <w:rFonts w:ascii="Segoe UI" w:hAnsi="Segoe UI" w:cs="Segoe UI"/>
          <w:iCs/>
        </w:rPr>
        <w:t>Acquisition</w:t>
      </w:r>
      <w:r>
        <w:rPr>
          <w:rFonts w:ascii="Segoe UI" w:hAnsi="Segoe UI" w:cs="Segoe UI"/>
          <w:iCs/>
        </w:rPr>
        <w:t xml:space="preserve"> </w:t>
      </w:r>
    </w:p>
    <w:p w14:paraId="2D88B08D" w14:textId="5773F06B" w:rsidR="00C85931" w:rsidRPr="001E297D" w:rsidRDefault="00E1753D" w:rsidP="001E297D">
      <w:r w:rsidRPr="00C85931">
        <w:t>Profiling</w:t>
      </w:r>
      <w:r w:rsidR="00C85931" w:rsidRPr="00C85931">
        <w:t xml:space="preserve"> current customers can help </w:t>
      </w:r>
      <w:r w:rsidR="00BA5284">
        <w:t>identify</w:t>
      </w:r>
      <w:r w:rsidR="00C85931" w:rsidRPr="00C85931">
        <w:t xml:space="preserve"> trends and create campaigns around popular </w:t>
      </w:r>
      <w:r w:rsidR="00BA5284">
        <w:t>patterns</w:t>
      </w:r>
      <w:r w:rsidR="003D0681" w:rsidRPr="00C85931">
        <w:t>.</w:t>
      </w:r>
    </w:p>
    <w:p w14:paraId="778D68CA" w14:textId="5AB5DEAB" w:rsidR="00C85931" w:rsidRDefault="00C85931" w:rsidP="00C85931">
      <w:pPr>
        <w:pStyle w:val="Heading3"/>
        <w:rPr>
          <w:rFonts w:ascii="Segoe UI" w:hAnsi="Segoe UI" w:cs="Segoe UI"/>
          <w:iCs/>
        </w:rPr>
      </w:pPr>
      <w:bookmarkStart w:id="15" w:name="_Toc134223179"/>
      <w:r w:rsidRPr="00C85931">
        <w:rPr>
          <w:rFonts w:ascii="Segoe UI" w:hAnsi="Segoe UI" w:cs="Segoe UI"/>
          <w:iCs/>
        </w:rPr>
        <w:t>Challenge</w:t>
      </w:r>
      <w:bookmarkEnd w:id="15"/>
      <w:r w:rsidRPr="00C85931">
        <w:rPr>
          <w:rFonts w:ascii="Segoe UI" w:hAnsi="Segoe UI" w:cs="Segoe UI"/>
          <w:iCs/>
        </w:rPr>
        <w:t xml:space="preserve"> </w:t>
      </w:r>
    </w:p>
    <w:p w14:paraId="3123CFC8" w14:textId="77777777" w:rsidR="00C85931" w:rsidRDefault="00C85931" w:rsidP="00C85931"/>
    <w:p w14:paraId="49497C23" w14:textId="75A1F1D8" w:rsidR="00C85931" w:rsidRPr="00C85931" w:rsidRDefault="00C85931" w:rsidP="00C85931">
      <w:r>
        <w:t xml:space="preserve">Our challenge with this dataset is that there isn’t information </w:t>
      </w:r>
      <w:r w:rsidR="000B4107">
        <w:t>about</w:t>
      </w:r>
      <w:r>
        <w:t xml:space="preserve"> specific basket items themselves.  However, we have valuable information on </w:t>
      </w:r>
      <w:r>
        <w:rPr>
          <w:rFonts w:ascii="Segoe UI" w:hAnsi="Segoe UI" w:cs="Segoe UI"/>
          <w:color w:val="343541"/>
        </w:rPr>
        <w:t xml:space="preserve">spending habits, </w:t>
      </w:r>
      <w:r w:rsidR="00BA5284">
        <w:rPr>
          <w:rFonts w:ascii="Segoe UI" w:hAnsi="Segoe UI" w:cs="Segoe UI"/>
          <w:color w:val="343541"/>
        </w:rPr>
        <w:t xml:space="preserve">and </w:t>
      </w:r>
      <w:r>
        <w:rPr>
          <w:rFonts w:ascii="Segoe UI" w:hAnsi="Segoe UI" w:cs="Segoe UI"/>
          <w:color w:val="343541"/>
        </w:rPr>
        <w:t>personal circumstances, such as family, income, education, expenditure, sex</w:t>
      </w:r>
      <w:r w:rsidR="00BA5284">
        <w:rPr>
          <w:rFonts w:ascii="Segoe UI" w:hAnsi="Segoe UI" w:cs="Segoe UI"/>
          <w:color w:val="343541"/>
        </w:rPr>
        <w:t>,</w:t>
      </w:r>
      <w:r>
        <w:rPr>
          <w:rFonts w:ascii="Segoe UI" w:hAnsi="Segoe UI" w:cs="Segoe UI"/>
          <w:color w:val="343541"/>
        </w:rPr>
        <w:t xml:space="preserve"> and age.  We also </w:t>
      </w:r>
      <w:r w:rsidR="00BA5284">
        <w:rPr>
          <w:rFonts w:ascii="Segoe UI" w:hAnsi="Segoe UI" w:cs="Segoe UI"/>
          <w:color w:val="343541"/>
        </w:rPr>
        <w:t>know</w:t>
      </w:r>
      <w:r>
        <w:rPr>
          <w:rFonts w:ascii="Segoe UI" w:hAnsi="Segoe UI" w:cs="Segoe UI"/>
          <w:color w:val="343541"/>
        </w:rPr>
        <w:t xml:space="preserve"> the channels used to purchase.  The same strategies can be used in their product category and personal circumstance while collecting fresh data to </w:t>
      </w:r>
      <w:r w:rsidR="0050383A">
        <w:rPr>
          <w:rFonts w:ascii="Segoe UI" w:hAnsi="Segoe UI" w:cs="Segoe UI"/>
          <w:color w:val="343541"/>
        </w:rPr>
        <w:t xml:space="preserve">leverage marketing campaigns and increase </w:t>
      </w:r>
      <w:r w:rsidR="003D0681">
        <w:rPr>
          <w:rFonts w:ascii="Segoe UI" w:hAnsi="Segoe UI" w:cs="Segoe UI"/>
          <w:color w:val="343541"/>
        </w:rPr>
        <w:t>revenue.</w:t>
      </w:r>
      <w:r w:rsidR="0050383A">
        <w:rPr>
          <w:rFonts w:ascii="Segoe UI" w:hAnsi="Segoe UI" w:cs="Segoe UI"/>
          <w:color w:val="343541"/>
        </w:rPr>
        <w:t xml:space="preserve"> </w:t>
      </w:r>
    </w:p>
    <w:p w14:paraId="7EEAC8E7" w14:textId="77777777" w:rsidR="000E0EC4" w:rsidRPr="000E0EC4" w:rsidRDefault="000E0EC4" w:rsidP="000E0EC4"/>
    <w:p w14:paraId="2FFA12FE" w14:textId="77777777" w:rsidR="000E0EC4" w:rsidRDefault="000E0EC4" w:rsidP="000E0EC4"/>
    <w:p w14:paraId="54798302" w14:textId="77777777" w:rsidR="000E0EC4" w:rsidRDefault="000E0EC4" w:rsidP="000E0EC4"/>
    <w:p w14:paraId="29500DFA" w14:textId="77777777" w:rsidR="000E0EC4" w:rsidRPr="000E0EC4" w:rsidRDefault="000E0EC4" w:rsidP="000E0EC4"/>
    <w:p w14:paraId="33DC84A1" w14:textId="77777777" w:rsidR="0068355A" w:rsidRDefault="0068355A" w:rsidP="0068355A"/>
    <w:p w14:paraId="012ACB51" w14:textId="597719A0" w:rsidR="00E304A4" w:rsidRPr="00D240A9" w:rsidRDefault="00E304A4">
      <w:pPr>
        <w:rPr>
          <w:rFonts w:ascii="Segoe UI" w:hAnsi="Segoe UI" w:cs="Segoe UI"/>
          <w:b/>
          <w:bCs/>
          <w:iCs/>
        </w:rPr>
      </w:pPr>
      <w:r w:rsidRPr="00D240A9">
        <w:rPr>
          <w:rFonts w:ascii="Segoe UI" w:hAnsi="Segoe UI" w:cs="Segoe UI"/>
          <w:b/>
          <w:bCs/>
          <w:iCs/>
        </w:rPr>
        <w:t>Limitations</w:t>
      </w:r>
    </w:p>
    <w:p w14:paraId="767936D9" w14:textId="6FBE0095" w:rsidR="00911198" w:rsidRPr="00D240A9" w:rsidRDefault="00911198" w:rsidP="00911198">
      <w:pPr>
        <w:rPr>
          <w:rFonts w:ascii="Segoe UI" w:hAnsi="Segoe UI" w:cs="Segoe UI"/>
          <w:iCs/>
        </w:rPr>
      </w:pPr>
      <w:r w:rsidRPr="00D240A9">
        <w:rPr>
          <w:rFonts w:ascii="Segoe UI" w:hAnsi="Segoe UI" w:cs="Segoe UI"/>
          <w:iCs/>
        </w:rPr>
        <w:t xml:space="preserve">We were unable to do a market basket analysis to determine customer purchase trends because the product inventory is categorized by section, and individual product categories are not provided. </w:t>
      </w:r>
      <w:r w:rsidR="00DE4C23" w:rsidRPr="00D240A9">
        <w:rPr>
          <w:rFonts w:ascii="Segoe UI" w:hAnsi="Segoe UI" w:cs="Segoe UI"/>
          <w:iCs/>
        </w:rPr>
        <w:t>Implementing a new inventory management system that enables more precise product categorization is one possible solution.  This would help establish what buying incentives would be appropriate, ie., loyalty programs, meal deals, brand teaming</w:t>
      </w:r>
      <w:r w:rsidR="00314116" w:rsidRPr="00D240A9">
        <w:rPr>
          <w:rFonts w:ascii="Segoe UI" w:hAnsi="Segoe UI" w:cs="Segoe UI"/>
          <w:iCs/>
        </w:rPr>
        <w:t xml:space="preserve"> </w:t>
      </w:r>
      <w:r w:rsidR="00314116" w:rsidRPr="00D240A9">
        <w:rPr>
          <w:rFonts w:ascii="Segoe UI" w:hAnsi="Segoe UI" w:cs="Segoe UI"/>
          <w:iCs/>
        </w:rPr>
        <w:fldChar w:fldCharType="begin"/>
      </w:r>
      <w:r w:rsidR="00314116" w:rsidRPr="00D240A9">
        <w:rPr>
          <w:rFonts w:ascii="Segoe UI" w:hAnsi="Segoe UI" w:cs="Segoe UI"/>
          <w:iCs/>
        </w:rPr>
        <w:instrText xml:space="preserve"> ADDIN ZOTERO_ITEM CSL_CITATION {"citationID":"viPFHNyk","properties":{"formattedCitation":"(Stodall, 2011)","plainCitation":"(Stodall, 2011)","noteIndex":0},"citationItems":[{"id":264,"uris":["http://zotero.org/users/9288811/items/AEMZ3J2I"],"itemData":{"id":264,"type":"webpage","abstract":"PepsiCo and Britvic have teamed up to develop new Doritos and Pepsi Max lines that are designed to be sold together. The Fire and Ice initiative will involve the launch of a spicy Jalapeño Fire Doritos alongside a cooling lime Pepsi Max,...","container-title":"The Grocer","language":"en","title":"Doritos unites with Pepsi Max to cross-sell crisps and drinks","URL":"https://www.thegrocer.co.uk/doritos-unites-with-pepsi-max-to-cross-sell-crisps-and-drinks/221151.article","author":[{"family":"Stodall","given":"Hannah"}],"accessed":{"date-parts":[["2022",12,16]]},"issued":{"date-parts":[["2011",9,17]]},"citation-key":"stodall_doritos_2011"}}],"schema":"https://github.com/citation-style-language/schema/raw/master/csl-citation.json"} </w:instrText>
      </w:r>
      <w:r w:rsidR="00314116" w:rsidRPr="00D240A9">
        <w:rPr>
          <w:rFonts w:ascii="Segoe UI" w:hAnsi="Segoe UI" w:cs="Segoe UI"/>
          <w:iCs/>
        </w:rPr>
        <w:fldChar w:fldCharType="separate"/>
      </w:r>
      <w:r w:rsidR="00314116" w:rsidRPr="00D240A9">
        <w:rPr>
          <w:rFonts w:ascii="Segoe UI" w:hAnsi="Segoe UI" w:cs="Segoe UI"/>
        </w:rPr>
        <w:t>(Stodall, 2011)</w:t>
      </w:r>
      <w:r w:rsidR="00314116" w:rsidRPr="00D240A9">
        <w:rPr>
          <w:rFonts w:ascii="Segoe UI" w:hAnsi="Segoe UI" w:cs="Segoe UI"/>
          <w:iCs/>
        </w:rPr>
        <w:fldChar w:fldCharType="end"/>
      </w:r>
      <w:r w:rsidR="00314116" w:rsidRPr="00D240A9">
        <w:rPr>
          <w:rFonts w:ascii="Segoe UI" w:hAnsi="Segoe UI" w:cs="Segoe UI"/>
          <w:iCs/>
        </w:rPr>
        <w:t xml:space="preserve"> </w:t>
      </w:r>
      <w:r w:rsidR="00DE4C23" w:rsidRPr="00D240A9">
        <w:rPr>
          <w:rFonts w:ascii="Segoe UI" w:hAnsi="Segoe UI" w:cs="Segoe UI"/>
          <w:iCs/>
        </w:rPr>
        <w:t>sampling</w:t>
      </w:r>
      <w:r w:rsidR="00BA5284">
        <w:rPr>
          <w:rFonts w:ascii="Segoe UI" w:hAnsi="Segoe UI" w:cs="Segoe UI"/>
          <w:iCs/>
        </w:rPr>
        <w:t>,</w:t>
      </w:r>
      <w:r w:rsidR="00DE4C23" w:rsidRPr="00D240A9">
        <w:rPr>
          <w:rFonts w:ascii="Segoe UI" w:hAnsi="Segoe UI" w:cs="Segoe UI"/>
          <w:iCs/>
        </w:rPr>
        <w:t xml:space="preserve"> and </w:t>
      </w:r>
      <w:r w:rsidRPr="00D240A9">
        <w:rPr>
          <w:rFonts w:ascii="Segoe UI" w:hAnsi="Segoe UI" w:cs="Segoe UI"/>
          <w:iCs/>
        </w:rPr>
        <w:t xml:space="preserve">seasonal promotions.  </w:t>
      </w:r>
    </w:p>
    <w:p w14:paraId="063F9A8A" w14:textId="77777777" w:rsidR="00911198" w:rsidRPr="00D240A9" w:rsidRDefault="00911198" w:rsidP="00911198">
      <w:pPr>
        <w:rPr>
          <w:rFonts w:ascii="Segoe UI" w:hAnsi="Segoe UI" w:cs="Segoe UI"/>
          <w:iCs/>
        </w:rPr>
      </w:pPr>
    </w:p>
    <w:p w14:paraId="5849C194" w14:textId="371DD615" w:rsidR="00911198" w:rsidRPr="00D240A9" w:rsidRDefault="00911198" w:rsidP="00911198">
      <w:pPr>
        <w:rPr>
          <w:rFonts w:ascii="Segoe UI" w:hAnsi="Segoe UI" w:cs="Segoe UI"/>
          <w:iCs/>
        </w:rPr>
      </w:pPr>
      <w:r w:rsidRPr="00D240A9">
        <w:rPr>
          <w:rFonts w:ascii="Segoe UI" w:hAnsi="Segoe UI" w:cs="Segoe UI"/>
          <w:iCs/>
        </w:rPr>
        <w:t>This would highlight</w:t>
      </w:r>
      <w:r w:rsidR="003D0681">
        <w:rPr>
          <w:rFonts w:ascii="Segoe UI" w:hAnsi="Segoe UI" w:cs="Segoe UI"/>
          <w:iCs/>
        </w:rPr>
        <w:t>:</w:t>
      </w:r>
    </w:p>
    <w:p w14:paraId="135CB474" w14:textId="2B8B5B1D" w:rsidR="00911198" w:rsidRPr="00D240A9" w:rsidRDefault="00000000" w:rsidP="00911198">
      <w:pPr>
        <w:pStyle w:val="ListParagraph"/>
        <w:numPr>
          <w:ilvl w:val="0"/>
          <w:numId w:val="13"/>
        </w:numPr>
        <w:rPr>
          <w:rFonts w:ascii="Segoe UI" w:hAnsi="Segoe UI" w:cs="Segoe UI"/>
          <w:iCs/>
        </w:rPr>
      </w:pPr>
      <w:r w:rsidRPr="00D240A9">
        <w:rPr>
          <w:rFonts w:ascii="Segoe UI" w:hAnsi="Segoe UI" w:cs="Segoe UI"/>
          <w:color w:val="000000"/>
        </w:rPr>
        <w:t>High Spend customers are buying and create promotions of what would go with that or would make them buy mor</w:t>
      </w:r>
      <w:r w:rsidR="00911198" w:rsidRPr="00D240A9">
        <w:rPr>
          <w:rFonts w:ascii="Segoe UI" w:hAnsi="Segoe UI" w:cs="Segoe UI"/>
          <w:color w:val="000000"/>
        </w:rPr>
        <w:t>e</w:t>
      </w:r>
    </w:p>
    <w:p w14:paraId="55365E4D" w14:textId="77777777" w:rsidR="00911198" w:rsidRPr="00D240A9" w:rsidRDefault="00911198" w:rsidP="00911198">
      <w:pPr>
        <w:pStyle w:val="ListParagraph"/>
        <w:numPr>
          <w:ilvl w:val="0"/>
          <w:numId w:val="13"/>
        </w:numPr>
        <w:rPr>
          <w:rFonts w:ascii="Segoe UI" w:hAnsi="Segoe UI" w:cs="Segoe UI"/>
          <w:iCs/>
        </w:rPr>
      </w:pPr>
      <w:r w:rsidRPr="00D240A9">
        <w:rPr>
          <w:rFonts w:ascii="Segoe UI" w:hAnsi="Segoe UI" w:cs="Segoe UI"/>
          <w:color w:val="000000"/>
        </w:rPr>
        <w:t xml:space="preserve">If there is an opportunity to collaborate with a competitor with the business’s own brands?  </w:t>
      </w:r>
    </w:p>
    <w:p w14:paraId="1DCEE3CD" w14:textId="372217CD" w:rsidR="00911198" w:rsidRPr="00D240A9" w:rsidRDefault="00000000" w:rsidP="00911198">
      <w:pPr>
        <w:pStyle w:val="ListParagraph"/>
        <w:numPr>
          <w:ilvl w:val="0"/>
          <w:numId w:val="13"/>
        </w:numPr>
        <w:rPr>
          <w:rFonts w:ascii="Segoe UI" w:hAnsi="Segoe UI" w:cs="Segoe UI"/>
          <w:iCs/>
        </w:rPr>
      </w:pPr>
      <w:r w:rsidRPr="00D240A9">
        <w:rPr>
          <w:rFonts w:ascii="Segoe UI" w:hAnsi="Segoe UI" w:cs="Segoe UI"/>
          <w:color w:val="000000"/>
        </w:rPr>
        <w:t xml:space="preserve">Use </w:t>
      </w:r>
      <w:r w:rsidR="00BA5284">
        <w:rPr>
          <w:rFonts w:ascii="Segoe UI" w:hAnsi="Segoe UI" w:cs="Segoe UI"/>
          <w:color w:val="000000"/>
        </w:rPr>
        <w:t>in-store</w:t>
      </w:r>
      <w:r w:rsidRPr="00D240A9">
        <w:rPr>
          <w:rFonts w:ascii="Segoe UI" w:hAnsi="Segoe UI" w:cs="Segoe UI"/>
          <w:color w:val="000000"/>
        </w:rPr>
        <w:t xml:space="preserve"> tactics based on what the business’s target consumers are buying </w:t>
      </w:r>
    </w:p>
    <w:p w14:paraId="10676661" w14:textId="435863A4" w:rsidR="00E27069" w:rsidRPr="002A4A54" w:rsidRDefault="00C67A55" w:rsidP="00911198">
      <w:pPr>
        <w:pStyle w:val="Heading2"/>
        <w:rPr>
          <w:color w:val="808080"/>
          <w:sz w:val="36"/>
          <w:szCs w:val="36"/>
        </w:rPr>
      </w:pPr>
      <w:bookmarkStart w:id="16" w:name="_Toc134223180"/>
      <w:r>
        <w:rPr>
          <w:color w:val="808080"/>
          <w:sz w:val="36"/>
          <w:szCs w:val="36"/>
        </w:rPr>
        <w:t>4</w:t>
      </w:r>
      <w:r w:rsidRPr="002A4A54">
        <w:rPr>
          <w:color w:val="808080"/>
          <w:sz w:val="36"/>
          <w:szCs w:val="36"/>
        </w:rPr>
        <w:t>. Success Indicators / Criteria</w:t>
      </w:r>
      <w:bookmarkEnd w:id="16"/>
      <w:r w:rsidRPr="002A4A54">
        <w:rPr>
          <w:color w:val="808080"/>
          <w:sz w:val="36"/>
          <w:szCs w:val="36"/>
        </w:rPr>
        <w:t xml:space="preserve"> </w:t>
      </w:r>
    </w:p>
    <w:p w14:paraId="30D4BEF3" w14:textId="77777777" w:rsidR="002A4A54" w:rsidRPr="00D240A9" w:rsidRDefault="002A4A54" w:rsidP="002A4A54">
      <w:pPr>
        <w:rPr>
          <w:rFonts w:ascii="Segoe UI" w:hAnsi="Segoe UI" w:cs="Segoe UI"/>
        </w:rPr>
      </w:pPr>
    </w:p>
    <w:p w14:paraId="50A2FDF4" w14:textId="31F7D8DC" w:rsidR="00E27069" w:rsidRPr="00D240A9" w:rsidRDefault="00000000">
      <w:pPr>
        <w:rPr>
          <w:rFonts w:ascii="Segoe UI" w:hAnsi="Segoe UI" w:cs="Segoe UI"/>
        </w:rPr>
      </w:pPr>
      <w:r w:rsidRPr="00D240A9">
        <w:rPr>
          <w:rFonts w:ascii="Segoe UI" w:hAnsi="Segoe UI" w:cs="Segoe UI"/>
        </w:rPr>
        <w:t xml:space="preserve">Data </w:t>
      </w:r>
      <w:r w:rsidR="00911198" w:rsidRPr="00D240A9">
        <w:rPr>
          <w:rFonts w:ascii="Segoe UI" w:hAnsi="Segoe UI" w:cs="Segoe UI"/>
        </w:rPr>
        <w:t xml:space="preserve">Analytics can be used to measure a company’s success </w:t>
      </w:r>
      <w:r w:rsidRPr="00D240A9">
        <w:rPr>
          <w:rFonts w:ascii="Segoe UI" w:hAnsi="Segoe UI" w:cs="Segoe UI"/>
        </w:rPr>
        <w:t xml:space="preserve">(Sharma, 2016).  </w:t>
      </w:r>
      <w:r w:rsidR="00911198" w:rsidRPr="00D240A9">
        <w:rPr>
          <w:rFonts w:ascii="Segoe UI" w:hAnsi="Segoe UI" w:cs="Segoe UI"/>
        </w:rPr>
        <w:t>We can achieve specific goals to outline a r</w:t>
      </w:r>
      <w:r w:rsidRPr="00D240A9">
        <w:rPr>
          <w:rFonts w:ascii="Segoe UI" w:hAnsi="Segoe UI" w:cs="Segoe UI"/>
        </w:rPr>
        <w:t xml:space="preserve">oadmap </w:t>
      </w:r>
      <w:r w:rsidR="00BA5284">
        <w:rPr>
          <w:rFonts w:ascii="Segoe UI" w:hAnsi="Segoe UI" w:cs="Segoe UI"/>
        </w:rPr>
        <w:t xml:space="preserve">that </w:t>
      </w:r>
      <w:r w:rsidRPr="00D240A9">
        <w:rPr>
          <w:rFonts w:ascii="Segoe UI" w:hAnsi="Segoe UI" w:cs="Segoe UI"/>
        </w:rPr>
        <w:t xml:space="preserve">would define </w:t>
      </w:r>
      <w:r w:rsidR="00314116" w:rsidRPr="00D240A9">
        <w:rPr>
          <w:rFonts w:ascii="Segoe UI" w:hAnsi="Segoe UI" w:cs="Segoe UI"/>
        </w:rPr>
        <w:t>the company’s current state and desired goals (</w:t>
      </w:r>
      <w:r w:rsidRPr="00D240A9">
        <w:rPr>
          <w:rFonts w:ascii="Segoe UI" w:hAnsi="Segoe UI" w:cs="Segoe UI"/>
        </w:rPr>
        <w:t>Sharma, 2016)</w:t>
      </w:r>
    </w:p>
    <w:p w14:paraId="17F559B4" w14:textId="60C7D0FF" w:rsidR="00E27069" w:rsidRPr="00D240A9" w:rsidRDefault="00314116">
      <w:pPr>
        <w:rPr>
          <w:rFonts w:ascii="Segoe UI" w:hAnsi="Segoe UI" w:cs="Segoe UI"/>
        </w:rPr>
      </w:pPr>
      <w:r w:rsidRPr="00D240A9">
        <w:rPr>
          <w:rFonts w:ascii="Segoe UI" w:hAnsi="Segoe UI" w:cs="Segoe UI"/>
        </w:rPr>
        <w:t xml:space="preserve">By aligning our objectives as analysts with that of the client, the analysis will be </w:t>
      </w:r>
      <w:proofErr w:type="gramStart"/>
      <w:r w:rsidRPr="00D240A9">
        <w:rPr>
          <w:rFonts w:ascii="Segoe UI" w:hAnsi="Segoe UI" w:cs="Segoe UI"/>
        </w:rPr>
        <w:t xml:space="preserve">successful in </w:t>
      </w:r>
      <w:r w:rsidR="002A4A54" w:rsidRPr="00D240A9">
        <w:rPr>
          <w:rFonts w:ascii="Segoe UI" w:hAnsi="Segoe UI" w:cs="Segoe UI"/>
        </w:rPr>
        <w:t>its</w:t>
      </w:r>
      <w:r w:rsidRPr="00D240A9">
        <w:rPr>
          <w:rFonts w:ascii="Segoe UI" w:hAnsi="Segoe UI" w:cs="Segoe UI"/>
        </w:rPr>
        <w:t xml:space="preserve"> own right</w:t>
      </w:r>
      <w:proofErr w:type="gramEnd"/>
      <w:r w:rsidRPr="00D240A9">
        <w:rPr>
          <w:rFonts w:ascii="Segoe UI" w:hAnsi="Segoe UI" w:cs="Segoe UI"/>
        </w:rPr>
        <w:t xml:space="preserve"> (Hicks and Peng, 2019).  The indicators of this success </w:t>
      </w:r>
      <w:r w:rsidR="00BA5284">
        <w:rPr>
          <w:rFonts w:ascii="Segoe UI" w:hAnsi="Segoe UI" w:cs="Segoe UI"/>
        </w:rPr>
        <w:t>are</w:t>
      </w:r>
      <w:r w:rsidRPr="00D240A9">
        <w:rPr>
          <w:rFonts w:ascii="Segoe UI" w:hAnsi="Segoe UI" w:cs="Segoe UI"/>
        </w:rPr>
        <w:t xml:space="preserve"> that, if the recommendations given, based on the examination, </w:t>
      </w:r>
      <w:r w:rsidR="00BA5284">
        <w:rPr>
          <w:rFonts w:ascii="Segoe UI" w:hAnsi="Segoe UI" w:cs="Segoe UI"/>
        </w:rPr>
        <w:t>benefit</w:t>
      </w:r>
      <w:r w:rsidRPr="00D240A9">
        <w:rPr>
          <w:rFonts w:ascii="Segoe UI" w:hAnsi="Segoe UI" w:cs="Segoe UI"/>
        </w:rPr>
        <w:t xml:space="preserve"> the client</w:t>
      </w:r>
      <w:r w:rsidR="003816F2" w:rsidRPr="00D240A9">
        <w:rPr>
          <w:rFonts w:ascii="Segoe UI" w:hAnsi="Segoe UI" w:cs="Segoe UI"/>
        </w:rPr>
        <w:t xml:space="preserve">, </w:t>
      </w:r>
      <w:r w:rsidR="00BA5284">
        <w:rPr>
          <w:rFonts w:ascii="Segoe UI" w:hAnsi="Segoe UI" w:cs="Segoe UI"/>
        </w:rPr>
        <w:t>increase</w:t>
      </w:r>
      <w:r w:rsidRPr="00D240A9">
        <w:rPr>
          <w:rFonts w:ascii="Segoe UI" w:hAnsi="Segoe UI" w:cs="Segoe UI"/>
        </w:rPr>
        <w:t xml:space="preserve"> sales</w:t>
      </w:r>
      <w:r w:rsidR="003816F2" w:rsidRPr="00D240A9">
        <w:rPr>
          <w:rFonts w:ascii="Segoe UI" w:hAnsi="Segoe UI" w:cs="Segoe UI"/>
        </w:rPr>
        <w:t xml:space="preserve"> </w:t>
      </w:r>
      <w:r w:rsidRPr="00D240A9">
        <w:rPr>
          <w:rFonts w:ascii="Segoe UI" w:hAnsi="Segoe UI" w:cs="Segoe UI"/>
        </w:rPr>
        <w:t>(Hussain, 2019)</w:t>
      </w:r>
      <w:r w:rsidR="00BA5284">
        <w:rPr>
          <w:rFonts w:ascii="Segoe UI" w:hAnsi="Segoe UI" w:cs="Segoe UI"/>
        </w:rPr>
        <w:t>,</w:t>
      </w:r>
      <w:r w:rsidR="003816F2" w:rsidRPr="00D240A9">
        <w:rPr>
          <w:rFonts w:ascii="Segoe UI" w:hAnsi="Segoe UI" w:cs="Segoe UI"/>
        </w:rPr>
        <w:t xml:space="preserve"> and help establish a brand identity </w:t>
      </w:r>
      <w:r w:rsidR="003816F2" w:rsidRPr="00D240A9">
        <w:rPr>
          <w:rFonts w:ascii="Segoe UI" w:hAnsi="Segoe UI" w:cs="Segoe UI"/>
        </w:rPr>
        <w:fldChar w:fldCharType="begin"/>
      </w:r>
      <w:r w:rsidR="003816F2" w:rsidRPr="00D240A9">
        <w:rPr>
          <w:rFonts w:ascii="Segoe UI" w:hAnsi="Segoe UI" w:cs="Segoe UI"/>
        </w:rPr>
        <w:instrText xml:space="preserve"> ADDIN ZOTERO_ITEM CSL_CITATION {"citationID":"3kFmEZn0","properties":{"formattedCitation":"(Kyamko, 2022)","plainCitation":"(Kyamko, 2022)","noteIndex":0},"citationItems":[{"id":990,"uris":["http://zotero.org/users/9288811/items/HVEAU7N7"],"itemData":{"id":990,"type":"post-weblog","abstract":"Strong branding is vital to retail businesses. Here are 7 strategies and best practices on how you can build a strong retail brand that resonates with customers.","container-title":"crowdspring Blog","language":"en-US","note":"section: Small Business","title":"7 Strategies to Help You Build a Strong Retail Brand","URL":"https://www.crowdspring.com/blog/retail-branding-strategies/","author":[{"family":"Kyamko","given":"Mary"}],"accessed":{"date-parts":[["2023",5,2]]},"issued":{"date-parts":[["2022",6,6]]},"citation-key":"kyamko_7_2022"}}],"schema":"https://github.com/citation-style-language/schema/raw/master/csl-citation.json"} </w:instrText>
      </w:r>
      <w:r w:rsidR="003816F2" w:rsidRPr="00D240A9">
        <w:rPr>
          <w:rFonts w:ascii="Segoe UI" w:hAnsi="Segoe UI" w:cs="Segoe UI"/>
        </w:rPr>
        <w:fldChar w:fldCharType="separate"/>
      </w:r>
      <w:r w:rsidR="003816F2" w:rsidRPr="00D240A9">
        <w:rPr>
          <w:rFonts w:ascii="Segoe UI" w:hAnsi="Segoe UI" w:cs="Segoe UI"/>
        </w:rPr>
        <w:t>(Kyamko, 2022)</w:t>
      </w:r>
      <w:r w:rsidR="003816F2" w:rsidRPr="00D240A9">
        <w:rPr>
          <w:rFonts w:ascii="Segoe UI" w:hAnsi="Segoe UI" w:cs="Segoe UI"/>
        </w:rPr>
        <w:fldChar w:fldCharType="end"/>
      </w:r>
      <w:r w:rsidR="003816F2" w:rsidRPr="00D240A9">
        <w:rPr>
          <w:rFonts w:ascii="Segoe UI" w:hAnsi="Segoe UI" w:cs="Segoe UI"/>
        </w:rPr>
        <w:t xml:space="preserve">.  For example, Lidl and Aldi establish </w:t>
      </w:r>
      <w:r w:rsidR="00BA5284">
        <w:rPr>
          <w:rFonts w:ascii="Segoe UI" w:hAnsi="Segoe UI" w:cs="Segoe UI"/>
        </w:rPr>
        <w:t xml:space="preserve">a </w:t>
      </w:r>
      <w:r w:rsidR="003816F2" w:rsidRPr="00D240A9">
        <w:rPr>
          <w:rFonts w:ascii="Segoe UI" w:hAnsi="Segoe UI" w:cs="Segoe UI"/>
        </w:rPr>
        <w:t xml:space="preserve">positioning as bargain product </w:t>
      </w:r>
      <w:r w:rsidR="00BA5284">
        <w:rPr>
          <w:rFonts w:ascii="Segoe UI" w:hAnsi="Segoe UI" w:cs="Segoe UI"/>
        </w:rPr>
        <w:t>companies</w:t>
      </w:r>
      <w:r w:rsidR="003816F2" w:rsidRPr="00D240A9">
        <w:rPr>
          <w:rFonts w:ascii="Segoe UI" w:hAnsi="Segoe UI" w:cs="Segoe UI"/>
        </w:rPr>
        <w:t xml:space="preserve"> aimed at </w:t>
      </w:r>
      <w:r w:rsidR="00BA5284">
        <w:rPr>
          <w:rFonts w:ascii="Segoe UI" w:hAnsi="Segoe UI" w:cs="Segoe UI"/>
        </w:rPr>
        <w:t>low-cost</w:t>
      </w:r>
      <w:r w:rsidR="003816F2" w:rsidRPr="00D240A9">
        <w:rPr>
          <w:rFonts w:ascii="Segoe UI" w:hAnsi="Segoe UI" w:cs="Segoe UI"/>
        </w:rPr>
        <w:t xml:space="preserve"> items </w:t>
      </w:r>
      <w:r w:rsidR="003816F2" w:rsidRPr="00D240A9">
        <w:rPr>
          <w:rFonts w:ascii="Segoe UI" w:hAnsi="Segoe UI" w:cs="Segoe UI"/>
        </w:rPr>
        <w:fldChar w:fldCharType="begin"/>
      </w:r>
      <w:r w:rsidR="003816F2" w:rsidRPr="00D240A9">
        <w:rPr>
          <w:rFonts w:ascii="Segoe UI" w:hAnsi="Segoe UI" w:cs="Segoe UI"/>
        </w:rPr>
        <w:instrText xml:space="preserve"> ADDIN ZOTERO_ITEM CSL_CITATION {"citationID":"F2PIPXIR","properties":{"formattedCitation":"(BMarketingstrategy.com, 2021)","plainCitation":"(BMarketingstrategy.com, 2021)","noteIndex":0},"citationItems":[{"id":992,"uris":["http://zotero.org/users/9288811/items/ITTU9N65"],"itemData":{"id":992,"type":"post-weblog","abstract":"Positioning, Competitive, BCG Matrix, Distribution, Brand equity, Competitive analysis, Market Analysis, Customer Analysis in the Marketing strategy of LIDL","language":"en-US","title":"Marketing Strategy of LIDL - Business Marketing Strategy","URL":"https://bmarketingstrategy.com/marketing-strategy-of-lidl-lidl-marketing-strategy/","author":[{"family":"BMarketingstrategy.com","given":""}],"accessed":{"date-parts":[["2023",5,2]]},"issued":{"date-parts":[["2021",11,9]]},"citation-key":"bmarketingstrategycom_marketing_2021"}}],"schema":"https://github.com/citation-style-language/schema/raw/master/csl-citation.json"} </w:instrText>
      </w:r>
      <w:r w:rsidR="003816F2" w:rsidRPr="00D240A9">
        <w:rPr>
          <w:rFonts w:ascii="Segoe UI" w:hAnsi="Segoe UI" w:cs="Segoe UI"/>
        </w:rPr>
        <w:fldChar w:fldCharType="separate"/>
      </w:r>
      <w:r w:rsidR="003816F2" w:rsidRPr="00D240A9">
        <w:rPr>
          <w:rFonts w:ascii="Segoe UI" w:hAnsi="Segoe UI" w:cs="Segoe UI"/>
        </w:rPr>
        <w:t>(BMarketingstrategy.com, 2021)</w:t>
      </w:r>
      <w:r w:rsidR="003816F2" w:rsidRPr="00D240A9">
        <w:rPr>
          <w:rFonts w:ascii="Segoe UI" w:hAnsi="Segoe UI" w:cs="Segoe UI"/>
        </w:rPr>
        <w:fldChar w:fldCharType="end"/>
      </w:r>
      <w:r w:rsidR="003816F2" w:rsidRPr="00D240A9">
        <w:rPr>
          <w:rFonts w:ascii="Segoe UI" w:hAnsi="Segoe UI" w:cs="Segoe UI"/>
        </w:rPr>
        <w:t xml:space="preserve">, whereas Supervalu, </w:t>
      </w:r>
      <w:r w:rsidR="00F348B6" w:rsidRPr="00D240A9">
        <w:rPr>
          <w:rFonts w:ascii="Segoe UI" w:hAnsi="Segoe UI" w:cs="Segoe UI"/>
        </w:rPr>
        <w:t xml:space="preserve">recognized </w:t>
      </w:r>
      <w:r w:rsidR="003816F2" w:rsidRPr="00D240A9">
        <w:rPr>
          <w:rFonts w:ascii="Segoe UI" w:hAnsi="Segoe UI" w:cs="Segoe UI"/>
        </w:rPr>
        <w:t xml:space="preserve"> their size limitations next to their international competitors and concentrated on a </w:t>
      </w:r>
      <w:r w:rsidR="00BA5284">
        <w:rPr>
          <w:rFonts w:ascii="Segoe UI" w:hAnsi="Segoe UI" w:cs="Segoe UI"/>
        </w:rPr>
        <w:t>deep-rooted</w:t>
      </w:r>
      <w:r w:rsidR="003816F2" w:rsidRPr="00D240A9">
        <w:rPr>
          <w:rFonts w:ascii="Segoe UI" w:hAnsi="Segoe UI" w:cs="Segoe UI"/>
        </w:rPr>
        <w:t xml:space="preserve"> Irish own brand </w:t>
      </w:r>
      <w:r w:rsidR="00F348B6" w:rsidRPr="00D240A9">
        <w:rPr>
          <w:rFonts w:ascii="Segoe UI" w:hAnsi="Segoe UI" w:cs="Segoe UI"/>
        </w:rPr>
        <w:t xml:space="preserve">collaboration and emotional connection </w:t>
      </w:r>
      <w:r w:rsidR="00F348B6" w:rsidRPr="00D240A9">
        <w:rPr>
          <w:rFonts w:ascii="Segoe UI" w:hAnsi="Segoe UI" w:cs="Segoe UI"/>
        </w:rPr>
        <w:fldChar w:fldCharType="begin"/>
      </w:r>
      <w:r w:rsidR="00F348B6" w:rsidRPr="00D240A9">
        <w:rPr>
          <w:rFonts w:ascii="Segoe UI" w:hAnsi="Segoe UI" w:cs="Segoe UI"/>
        </w:rPr>
        <w:instrText xml:space="preserve"> ADDIN ZOTERO_ITEM CSL_CITATION {"citationID":"psJJDK0j","properties":{"formattedCitation":"(\\uc0\\u8220{}ADFX Awards | SuperValu: How a brave local brand defied the forces of globalisation,\\uc0\\u8221{} n.d.)","plainCitation":"(“ADFX Awards | SuperValu: How a brave local brand defied the forces of globalisation,” n.d.)","noteIndex":0},"citationItems":[{"id":997,"uris":["http://zotero.org/users/9288811/items/8S5YQ5KY"],"itemData":{"id":997,"type":"webpage","title":"ADFX Awards | SuperValu: How a brave local brand defied the forces of globalisation","URL":"https://adfx.ie/databank/supervalu-how-a-brave-local-brand-defied-the-forces-of-globalisation.html","accessed":{"date-parts":[["2023",5,3]]},"citation-key":"noauthor_adfx_nodate"}}],"schema":"https://github.com/citation-style-language/schema/raw/master/csl-citation.json"} </w:instrText>
      </w:r>
      <w:r w:rsidR="00F348B6" w:rsidRPr="00D240A9">
        <w:rPr>
          <w:rFonts w:ascii="Segoe UI" w:hAnsi="Segoe UI" w:cs="Segoe UI"/>
        </w:rPr>
        <w:fldChar w:fldCharType="separate"/>
      </w:r>
      <w:r w:rsidR="00F348B6" w:rsidRPr="00D240A9">
        <w:rPr>
          <w:rFonts w:ascii="Segoe UI" w:hAnsi="Segoe UI" w:cs="Segoe UI"/>
          <w:szCs w:val="24"/>
        </w:rPr>
        <w:t xml:space="preserve">(“ADFX Awards | SuperValu: How a brave local brand defied the forces of </w:t>
      </w:r>
      <w:r w:rsidR="00BA5284">
        <w:rPr>
          <w:rFonts w:ascii="Segoe UI" w:hAnsi="Segoe UI" w:cs="Segoe UI"/>
          <w:szCs w:val="24"/>
        </w:rPr>
        <w:t>globalization</w:t>
      </w:r>
      <w:r w:rsidR="00F348B6" w:rsidRPr="00D240A9">
        <w:rPr>
          <w:rFonts w:ascii="Segoe UI" w:hAnsi="Segoe UI" w:cs="Segoe UI"/>
          <w:szCs w:val="24"/>
        </w:rPr>
        <w:t>,” n.d.)</w:t>
      </w:r>
      <w:r w:rsidR="00F348B6" w:rsidRPr="00D240A9">
        <w:rPr>
          <w:rFonts w:ascii="Segoe UI" w:hAnsi="Segoe UI" w:cs="Segoe UI"/>
        </w:rPr>
        <w:fldChar w:fldCharType="end"/>
      </w:r>
    </w:p>
    <w:p w14:paraId="3A7EFC9F" w14:textId="77777777" w:rsidR="00E27069" w:rsidRDefault="00000000">
      <w:r>
        <w:br w:type="page"/>
      </w:r>
    </w:p>
    <w:p w14:paraId="34AE3C60" w14:textId="30A76537" w:rsidR="00E27069" w:rsidRDefault="00000000">
      <w:pPr>
        <w:pStyle w:val="Heading1"/>
        <w:ind w:firstLine="864"/>
      </w:pPr>
      <w:bookmarkStart w:id="17" w:name="_Toc134223181"/>
      <w:r>
        <w:lastRenderedPageBreak/>
        <w:t>Section 2: T</w:t>
      </w:r>
      <w:r w:rsidR="00CE3A17">
        <w:t xml:space="preserve">echnologies used for </w:t>
      </w:r>
      <w:r w:rsidR="00D240A9">
        <w:t>D</w:t>
      </w:r>
      <w:r w:rsidR="00CE3A17">
        <w:t xml:space="preserve">ata Mining and </w:t>
      </w:r>
      <w:r w:rsidR="00D240A9">
        <w:t>A</w:t>
      </w:r>
      <w:r w:rsidR="00CE3A17">
        <w:t>nalysis</w:t>
      </w:r>
      <w:bookmarkEnd w:id="17"/>
      <w:r>
        <w:t xml:space="preserve"> </w:t>
      </w:r>
    </w:p>
    <w:p w14:paraId="1B4EF5D6" w14:textId="41BFE0C3" w:rsidR="00E27069" w:rsidRPr="002A4A54" w:rsidRDefault="00000000">
      <w:pPr>
        <w:pStyle w:val="Heading2"/>
        <w:rPr>
          <w:color w:val="808080"/>
          <w:sz w:val="36"/>
          <w:szCs w:val="36"/>
        </w:rPr>
      </w:pPr>
      <w:bookmarkStart w:id="18" w:name="_Toc134223182"/>
      <w:r w:rsidRPr="002A4A54">
        <w:rPr>
          <w:color w:val="808080"/>
          <w:sz w:val="36"/>
          <w:szCs w:val="36"/>
        </w:rPr>
        <w:t xml:space="preserve">1. </w:t>
      </w:r>
      <w:r w:rsidR="00CE3A17" w:rsidRPr="002A4A54">
        <w:rPr>
          <w:color w:val="808080"/>
          <w:sz w:val="36"/>
          <w:szCs w:val="36"/>
        </w:rPr>
        <w:t>Tools Employed</w:t>
      </w:r>
      <w:bookmarkEnd w:id="18"/>
      <w:r w:rsidR="00CE3A17" w:rsidRPr="002A4A54">
        <w:rPr>
          <w:color w:val="808080"/>
          <w:sz w:val="36"/>
          <w:szCs w:val="36"/>
        </w:rPr>
        <w:t xml:space="preserve"> </w:t>
      </w:r>
    </w:p>
    <w:p w14:paraId="6270077A" w14:textId="0703C413" w:rsidR="00D240A9" w:rsidRPr="00D240A9" w:rsidRDefault="00000000" w:rsidP="00D240A9">
      <w:pPr>
        <w:rPr>
          <w:rFonts w:ascii="Segoe UI" w:hAnsi="Segoe UI" w:cs="Segoe UI"/>
        </w:rPr>
      </w:pPr>
      <w:r w:rsidRPr="00D240A9">
        <w:rPr>
          <w:rFonts w:ascii="Segoe UI" w:hAnsi="Segoe UI" w:cs="Segoe UI"/>
        </w:rPr>
        <w:t xml:space="preserve">The approach </w:t>
      </w:r>
      <w:r w:rsidR="00CE3A17" w:rsidRPr="00D240A9">
        <w:rPr>
          <w:rFonts w:ascii="Segoe UI" w:hAnsi="Segoe UI" w:cs="Segoe UI"/>
        </w:rPr>
        <w:t>for data mining was employed using</w:t>
      </w:r>
      <w:r w:rsidRPr="00D240A9">
        <w:rPr>
          <w:rFonts w:ascii="Segoe UI" w:hAnsi="Segoe UI" w:cs="Segoe UI"/>
        </w:rPr>
        <w:t xml:space="preserve"> Jupyter Notebooks in a Python 3.</w:t>
      </w:r>
      <w:r w:rsidR="00CE3A17" w:rsidRPr="00D240A9">
        <w:rPr>
          <w:rFonts w:ascii="Segoe UI" w:hAnsi="Segoe UI" w:cs="Segoe UI"/>
        </w:rPr>
        <w:t xml:space="preserve">10.9 </w:t>
      </w:r>
      <w:r w:rsidRPr="00D240A9">
        <w:rPr>
          <w:rFonts w:ascii="Segoe UI" w:hAnsi="Segoe UI" w:cs="Segoe UI"/>
        </w:rPr>
        <w:t>environment</w:t>
      </w:r>
      <w:r w:rsidR="00A35DB4" w:rsidRPr="00D240A9">
        <w:rPr>
          <w:rFonts w:ascii="Segoe UI" w:hAnsi="Segoe UI" w:cs="Segoe UI"/>
        </w:rPr>
        <w:t xml:space="preserve"> to execute</w:t>
      </w:r>
      <w:r w:rsidR="00CE3A17" w:rsidRPr="00D240A9">
        <w:rPr>
          <w:rFonts w:ascii="Segoe UI" w:hAnsi="Segoe UI" w:cs="Segoe UI"/>
        </w:rPr>
        <w:t xml:space="preserve"> the </w:t>
      </w:r>
      <w:r w:rsidR="003D0681" w:rsidRPr="00D240A9">
        <w:rPr>
          <w:rFonts w:ascii="Segoe UI" w:hAnsi="Segoe UI" w:cs="Segoe UI"/>
        </w:rPr>
        <w:t>project.</w:t>
      </w:r>
      <w:r w:rsidR="00CE3A17" w:rsidRPr="00D240A9">
        <w:rPr>
          <w:rFonts w:ascii="Segoe UI" w:hAnsi="Segoe UI" w:cs="Segoe UI"/>
        </w:rPr>
        <w:t xml:space="preserve"> </w:t>
      </w:r>
    </w:p>
    <w:p w14:paraId="51CD332C" w14:textId="77777777" w:rsidR="00D240A9" w:rsidRDefault="00D240A9" w:rsidP="00D240A9"/>
    <w:p w14:paraId="108D1339" w14:textId="0E8A605E" w:rsidR="009345A3" w:rsidRPr="00D240A9" w:rsidRDefault="009345A3" w:rsidP="00D240A9">
      <w:pPr>
        <w:pStyle w:val="Heading2"/>
        <w:numPr>
          <w:ilvl w:val="0"/>
          <w:numId w:val="26"/>
        </w:numPr>
        <w:tabs>
          <w:tab w:val="left" w:pos="0"/>
          <w:tab w:val="left" w:pos="142"/>
          <w:tab w:val="left" w:pos="567"/>
        </w:tabs>
        <w:ind w:left="709" w:hanging="709"/>
        <w:rPr>
          <w:color w:val="808080"/>
          <w:sz w:val="36"/>
          <w:szCs w:val="36"/>
        </w:rPr>
      </w:pPr>
      <w:bookmarkStart w:id="19" w:name="_Toc134223183"/>
      <w:r w:rsidRPr="00D240A9">
        <w:rPr>
          <w:color w:val="808080"/>
          <w:sz w:val="36"/>
          <w:szCs w:val="36"/>
        </w:rPr>
        <w:t>Models</w:t>
      </w:r>
      <w:r w:rsidR="00551A56" w:rsidRPr="00D240A9">
        <w:rPr>
          <w:color w:val="808080"/>
          <w:sz w:val="36"/>
          <w:szCs w:val="36"/>
        </w:rPr>
        <w:t xml:space="preserve"> Implemented and Considered</w:t>
      </w:r>
      <w:bookmarkEnd w:id="19"/>
      <w:r w:rsidR="00551A56" w:rsidRPr="00D240A9">
        <w:rPr>
          <w:color w:val="808080"/>
          <w:sz w:val="36"/>
          <w:szCs w:val="36"/>
        </w:rPr>
        <w:t xml:space="preserve"> </w:t>
      </w:r>
    </w:p>
    <w:p w14:paraId="47A893E8" w14:textId="5638A256" w:rsidR="00AF733A" w:rsidRPr="00D240A9" w:rsidRDefault="00AF733A" w:rsidP="00AF733A">
      <w:pPr>
        <w:rPr>
          <w:rFonts w:ascii="Segoe UI" w:hAnsi="Segoe UI" w:cs="Segoe UI"/>
        </w:rPr>
      </w:pPr>
      <w:r w:rsidRPr="00D240A9">
        <w:rPr>
          <w:rFonts w:ascii="Segoe UI" w:hAnsi="Segoe UI" w:cs="Segoe UI"/>
        </w:rPr>
        <w:t xml:space="preserve">To mine the customer data and derive intuitive conclusions, we implemented several machine learning algorithms, being: </w:t>
      </w:r>
    </w:p>
    <w:p w14:paraId="2C7D4EEF" w14:textId="77777777" w:rsidR="00551A56" w:rsidRPr="00D240A9" w:rsidRDefault="00551A56" w:rsidP="00551A56">
      <w:pPr>
        <w:numPr>
          <w:ilvl w:val="0"/>
          <w:numId w:val="6"/>
        </w:numPr>
        <w:pBdr>
          <w:top w:val="nil"/>
          <w:left w:val="nil"/>
          <w:bottom w:val="nil"/>
          <w:right w:val="nil"/>
          <w:between w:val="nil"/>
        </w:pBdr>
        <w:spacing w:after="0"/>
        <w:rPr>
          <w:rFonts w:ascii="Segoe UI" w:hAnsi="Segoe UI" w:cs="Segoe UI"/>
          <w:color w:val="000000"/>
        </w:rPr>
      </w:pPr>
      <w:r w:rsidRPr="00D240A9">
        <w:rPr>
          <w:rFonts w:ascii="Segoe UI" w:hAnsi="Segoe UI" w:cs="Segoe UI"/>
          <w:color w:val="000000"/>
        </w:rPr>
        <w:t>K-means clustering</w:t>
      </w:r>
    </w:p>
    <w:p w14:paraId="016CDC88" w14:textId="3E2C311A" w:rsidR="006D5B8B" w:rsidRPr="00D240A9" w:rsidRDefault="006D5B8B" w:rsidP="00551A56">
      <w:pPr>
        <w:numPr>
          <w:ilvl w:val="0"/>
          <w:numId w:val="6"/>
        </w:numPr>
        <w:pBdr>
          <w:top w:val="nil"/>
          <w:left w:val="nil"/>
          <w:bottom w:val="nil"/>
          <w:right w:val="nil"/>
          <w:between w:val="nil"/>
        </w:pBdr>
        <w:spacing w:after="0"/>
        <w:rPr>
          <w:rFonts w:ascii="Segoe UI" w:hAnsi="Segoe UI" w:cs="Segoe UI"/>
          <w:color w:val="000000"/>
        </w:rPr>
      </w:pPr>
      <w:r>
        <w:rPr>
          <w:rFonts w:ascii="Segoe UI" w:hAnsi="Segoe UI" w:cs="Segoe UI"/>
          <w:color w:val="000000"/>
        </w:rPr>
        <w:t>DBSCAN</w:t>
      </w:r>
    </w:p>
    <w:p w14:paraId="575EB30F" w14:textId="77777777" w:rsidR="00551A56" w:rsidRPr="00D240A9" w:rsidRDefault="00551A56" w:rsidP="00551A56">
      <w:pPr>
        <w:numPr>
          <w:ilvl w:val="0"/>
          <w:numId w:val="6"/>
        </w:numPr>
        <w:pBdr>
          <w:top w:val="nil"/>
          <w:left w:val="nil"/>
          <w:bottom w:val="nil"/>
          <w:right w:val="nil"/>
          <w:between w:val="nil"/>
        </w:pBdr>
        <w:spacing w:after="0"/>
        <w:rPr>
          <w:rFonts w:ascii="Segoe UI" w:hAnsi="Segoe UI" w:cs="Segoe UI"/>
          <w:color w:val="000000"/>
        </w:rPr>
      </w:pPr>
      <w:r w:rsidRPr="00D240A9">
        <w:rPr>
          <w:rFonts w:ascii="Segoe UI" w:hAnsi="Segoe UI" w:cs="Segoe UI"/>
          <w:color w:val="000000"/>
        </w:rPr>
        <w:t>Hierarchal clustering</w:t>
      </w:r>
    </w:p>
    <w:p w14:paraId="3FAB92F5" w14:textId="77777777" w:rsidR="00551A56" w:rsidRPr="00D240A9" w:rsidRDefault="00551A56" w:rsidP="00551A56">
      <w:pPr>
        <w:numPr>
          <w:ilvl w:val="0"/>
          <w:numId w:val="6"/>
        </w:numPr>
        <w:pBdr>
          <w:top w:val="nil"/>
          <w:left w:val="nil"/>
          <w:bottom w:val="nil"/>
          <w:right w:val="nil"/>
          <w:between w:val="nil"/>
        </w:pBdr>
        <w:spacing w:after="0"/>
        <w:rPr>
          <w:rFonts w:ascii="Segoe UI" w:hAnsi="Segoe UI" w:cs="Segoe UI"/>
          <w:color w:val="000000"/>
        </w:rPr>
      </w:pPr>
      <w:r w:rsidRPr="00D240A9">
        <w:rPr>
          <w:rFonts w:ascii="Segoe UI" w:hAnsi="Segoe UI" w:cs="Segoe UI"/>
          <w:color w:val="000000"/>
        </w:rPr>
        <w:t>Neural Networks</w:t>
      </w:r>
    </w:p>
    <w:p w14:paraId="34319CB8" w14:textId="77777777" w:rsidR="00551A56" w:rsidRPr="00D240A9" w:rsidRDefault="00551A56" w:rsidP="00551A56">
      <w:pPr>
        <w:numPr>
          <w:ilvl w:val="0"/>
          <w:numId w:val="6"/>
        </w:numPr>
        <w:pBdr>
          <w:top w:val="nil"/>
          <w:left w:val="nil"/>
          <w:bottom w:val="nil"/>
          <w:right w:val="nil"/>
          <w:between w:val="nil"/>
        </w:pBdr>
        <w:rPr>
          <w:rFonts w:ascii="Segoe UI" w:hAnsi="Segoe UI" w:cs="Segoe UI"/>
          <w:color w:val="000000"/>
        </w:rPr>
      </w:pPr>
      <w:r w:rsidRPr="00D240A9">
        <w:rPr>
          <w:rFonts w:ascii="Segoe UI" w:hAnsi="Segoe UI" w:cs="Segoe UI"/>
          <w:color w:val="000000"/>
        </w:rPr>
        <w:t>Principle Component Analysis</w:t>
      </w:r>
    </w:p>
    <w:p w14:paraId="271E2011" w14:textId="77777777" w:rsidR="00AF733A" w:rsidRDefault="00AF733A" w:rsidP="00AF733A">
      <w:pPr>
        <w:pBdr>
          <w:top w:val="nil"/>
          <w:left w:val="nil"/>
          <w:bottom w:val="nil"/>
          <w:right w:val="nil"/>
          <w:between w:val="nil"/>
        </w:pBdr>
        <w:rPr>
          <w:color w:val="000000"/>
        </w:rPr>
      </w:pPr>
    </w:p>
    <w:p w14:paraId="0ABBABC4" w14:textId="42AB2C80" w:rsidR="00CF4173" w:rsidRDefault="00AF733A" w:rsidP="00D240A9">
      <w:pPr>
        <w:rPr>
          <w:rFonts w:ascii="Segoe UI" w:hAnsi="Segoe UI" w:cs="Segoe UI"/>
        </w:rPr>
      </w:pPr>
      <w:r w:rsidRPr="00D240A9">
        <w:rPr>
          <w:rFonts w:ascii="Segoe UI" w:hAnsi="Segoe UI" w:cs="Segoe UI"/>
        </w:rPr>
        <w:t xml:space="preserve">We </w:t>
      </w:r>
      <w:r w:rsidR="00CF4173" w:rsidRPr="00D240A9">
        <w:rPr>
          <w:rFonts w:ascii="Segoe UI" w:hAnsi="Segoe UI" w:cs="Segoe UI"/>
        </w:rPr>
        <w:t>tried</w:t>
      </w:r>
      <w:r w:rsidRPr="00D240A9">
        <w:rPr>
          <w:rFonts w:ascii="Segoe UI" w:hAnsi="Segoe UI" w:cs="Segoe UI"/>
        </w:rPr>
        <w:t xml:space="preserve"> these based on their relative performance and in </w:t>
      </w:r>
      <w:r w:rsidR="003D0681" w:rsidRPr="00D240A9">
        <w:rPr>
          <w:rFonts w:ascii="Segoe UI" w:hAnsi="Segoe UI" w:cs="Segoe UI"/>
        </w:rPr>
        <w:t>consideration</w:t>
      </w:r>
      <w:r w:rsidRPr="00D240A9">
        <w:rPr>
          <w:rFonts w:ascii="Segoe UI" w:hAnsi="Segoe UI" w:cs="Segoe UI"/>
        </w:rPr>
        <w:t xml:space="preserve"> of our business remit.</w:t>
      </w:r>
    </w:p>
    <w:p w14:paraId="7AE8277F" w14:textId="42609A89" w:rsidR="006D5B8B" w:rsidRDefault="00CF4173" w:rsidP="00D240A9">
      <w:pPr>
        <w:rPr>
          <w:rFonts w:ascii="Segoe UI" w:hAnsi="Segoe UI" w:cs="Segoe UI"/>
        </w:rPr>
      </w:pPr>
      <w:r>
        <w:rPr>
          <w:rFonts w:ascii="Segoe UI" w:hAnsi="Segoe UI" w:cs="Segoe UI"/>
        </w:rPr>
        <w:t xml:space="preserve">Artificial Neural Networks, </w:t>
      </w:r>
      <w:r w:rsidR="00BA5284">
        <w:rPr>
          <w:rFonts w:ascii="Segoe UI" w:hAnsi="Segoe UI" w:cs="Segoe UI"/>
        </w:rPr>
        <w:t>recognize</w:t>
      </w:r>
      <w:r>
        <w:rPr>
          <w:rFonts w:ascii="Segoe UI" w:hAnsi="Segoe UI" w:cs="Segoe UI"/>
        </w:rPr>
        <w:t xml:space="preserve"> data based on their relationships, similar to that of a human brain, and </w:t>
      </w:r>
      <w:r w:rsidR="00BA5284">
        <w:rPr>
          <w:rFonts w:ascii="Segoe UI" w:hAnsi="Segoe UI" w:cs="Segoe UI"/>
        </w:rPr>
        <w:t>make</w:t>
      </w:r>
      <w:r>
        <w:rPr>
          <w:rFonts w:ascii="Segoe UI" w:hAnsi="Segoe UI" w:cs="Segoe UI"/>
        </w:rPr>
        <w:t xml:space="preserve"> predictions on patterns. </w:t>
      </w:r>
      <w:r w:rsidR="006D5B8B">
        <w:rPr>
          <w:rFonts w:ascii="Segoe UI" w:hAnsi="Segoe UI" w:cs="Segoe UI"/>
        </w:rPr>
        <w:fldChar w:fldCharType="begin"/>
      </w:r>
      <w:r w:rsidR="006D5B8B">
        <w:rPr>
          <w:rFonts w:ascii="Segoe UI" w:hAnsi="Segoe UI" w:cs="Segoe UI"/>
        </w:rPr>
        <w:instrText xml:space="preserve"> ADDIN ZOTERO_ITEM CSL_CITATION {"citationID":"Ly2XDWcq","properties":{"unsorted":true,"formattedCitation":"(IBM, 2023)","plainCitation":"(IBM, 2023)","noteIndex":0},"citationItems":[{"id":1026,"uris":["http://zotero.org/users/9288811/items/CFW6GZPH"],"itemData":{"id":1026,"type":"webpage","abstract":"Learn about neural networks that allow programs to recognize patterns and solve common problems in artificial intelligence, machine learning and deep learning.","language":"en-us","title":"What are Neural Networks? | IBM","title-short":"What are Neural Networks?","URL":"https://www.ibm.com/topics/neural-networks","author":[{"family":"IBM","given":""}],"accessed":{"date-parts":[["2023",5,6]]},"issued":{"date-parts":[["2023"]]},"citation-key":"ibm_what_2023"}}],"schema":"https://github.com/citation-style-language/schema/raw/master/csl-citation.json"} </w:instrText>
      </w:r>
      <w:r w:rsidR="006D5B8B">
        <w:rPr>
          <w:rFonts w:ascii="Segoe UI" w:hAnsi="Segoe UI" w:cs="Segoe UI"/>
        </w:rPr>
        <w:fldChar w:fldCharType="separate"/>
      </w:r>
      <w:r w:rsidR="006D5B8B" w:rsidRPr="006D5B8B">
        <w:rPr>
          <w:rFonts w:ascii="Segoe UI" w:hAnsi="Segoe UI" w:cs="Segoe UI"/>
        </w:rPr>
        <w:t>(IBM, 2023)</w:t>
      </w:r>
      <w:r w:rsidR="006D5B8B">
        <w:rPr>
          <w:rFonts w:ascii="Segoe UI" w:hAnsi="Segoe UI" w:cs="Segoe UI"/>
        </w:rPr>
        <w:fldChar w:fldCharType="end"/>
      </w:r>
      <w:r w:rsidR="006D5B8B">
        <w:rPr>
          <w:rFonts w:ascii="Segoe UI" w:hAnsi="Segoe UI" w:cs="Segoe UI"/>
        </w:rPr>
        <w:t xml:space="preserve">, therefore we trialed it for prediction.  This algorithm wasn’t suited to our analysis and didn’t perform well.  For this </w:t>
      </w:r>
      <w:r w:rsidR="003D0681">
        <w:rPr>
          <w:rFonts w:ascii="Segoe UI" w:hAnsi="Segoe UI" w:cs="Segoe UI"/>
        </w:rPr>
        <w:t>reason,</w:t>
      </w:r>
      <w:r w:rsidR="006D5B8B">
        <w:rPr>
          <w:rFonts w:ascii="Segoe UI" w:hAnsi="Segoe UI" w:cs="Segoe UI"/>
        </w:rPr>
        <w:t xml:space="preserve"> we discounted it from the analysis. </w:t>
      </w:r>
    </w:p>
    <w:p w14:paraId="34BF2533" w14:textId="051D7228" w:rsidR="006D5B8B" w:rsidRDefault="006D5B8B" w:rsidP="00D240A9">
      <w:pPr>
        <w:rPr>
          <w:rFonts w:ascii="Segoe UI" w:hAnsi="Segoe UI" w:cs="Segoe UI"/>
        </w:rPr>
      </w:pPr>
      <w:r>
        <w:rPr>
          <w:rFonts w:ascii="Segoe UI" w:hAnsi="Segoe UI" w:cs="Segoe UI"/>
        </w:rPr>
        <w:t xml:space="preserve">Principal Component Analysis uses dimensionality reduction for </w:t>
      </w:r>
      <w:r w:rsidR="00BA5284">
        <w:rPr>
          <w:rFonts w:ascii="Segoe UI" w:hAnsi="Segoe UI" w:cs="Segoe UI"/>
        </w:rPr>
        <w:t>high-dimensional</w:t>
      </w:r>
      <w:r>
        <w:rPr>
          <w:rFonts w:ascii="Segoe UI" w:hAnsi="Segoe UI" w:cs="Segoe UI"/>
        </w:rPr>
        <w:t xml:space="preserve"> data to preserve important information.  Our data didn’t’ perform well under this so it was also </w:t>
      </w:r>
      <w:r w:rsidR="003D0681">
        <w:rPr>
          <w:rFonts w:ascii="Segoe UI" w:hAnsi="Segoe UI" w:cs="Segoe UI"/>
        </w:rPr>
        <w:t>discounted.</w:t>
      </w:r>
      <w:r>
        <w:rPr>
          <w:rFonts w:ascii="Segoe UI" w:hAnsi="Segoe UI" w:cs="Segoe UI"/>
        </w:rPr>
        <w:t xml:space="preserve">  </w:t>
      </w:r>
    </w:p>
    <w:p w14:paraId="274F4251" w14:textId="77777777" w:rsidR="00F9662C" w:rsidRDefault="00F9662C" w:rsidP="00D240A9">
      <w:pPr>
        <w:rPr>
          <w:rFonts w:ascii="Segoe UI" w:hAnsi="Segoe UI" w:cs="Segoe UI"/>
        </w:rPr>
      </w:pPr>
    </w:p>
    <w:p w14:paraId="47D03BD3" w14:textId="77777777" w:rsidR="00F9662C" w:rsidRPr="00D240A9" w:rsidRDefault="00F9662C" w:rsidP="00D240A9">
      <w:pPr>
        <w:rPr>
          <w:rFonts w:ascii="Segoe UI" w:hAnsi="Segoe UI" w:cs="Segoe UI"/>
        </w:rPr>
      </w:pPr>
    </w:p>
    <w:p w14:paraId="75204215" w14:textId="73FE821D" w:rsidR="002A4A54" w:rsidRPr="00D240A9" w:rsidRDefault="002A4A54" w:rsidP="00D240A9">
      <w:pPr>
        <w:pStyle w:val="Heading2"/>
        <w:rPr>
          <w:color w:val="808080"/>
          <w:sz w:val="36"/>
          <w:szCs w:val="36"/>
        </w:rPr>
      </w:pPr>
      <w:bookmarkStart w:id="20" w:name="_Toc134223184"/>
      <w:r w:rsidRPr="002A4A54">
        <w:rPr>
          <w:color w:val="808080"/>
          <w:sz w:val="36"/>
          <w:szCs w:val="36"/>
        </w:rPr>
        <w:lastRenderedPageBreak/>
        <w:t>3. Libraries</w:t>
      </w:r>
      <w:bookmarkEnd w:id="20"/>
      <w:r w:rsidRPr="002A4A54">
        <w:rPr>
          <w:color w:val="808080"/>
          <w:sz w:val="36"/>
          <w:szCs w:val="36"/>
        </w:rPr>
        <w:t xml:space="preserve"> </w:t>
      </w:r>
    </w:p>
    <w:p w14:paraId="1C261321" w14:textId="208BDC77" w:rsidR="00A35DB4" w:rsidRPr="00D240A9" w:rsidRDefault="00A35DB4" w:rsidP="00D240A9">
      <w:pPr>
        <w:pStyle w:val="Heading3"/>
        <w:rPr>
          <w:color w:val="808080"/>
        </w:rPr>
      </w:pPr>
      <w:bookmarkStart w:id="21" w:name="_Toc134223185"/>
      <w:r w:rsidRPr="00D240A9">
        <w:rPr>
          <w:color w:val="808080"/>
        </w:rPr>
        <w:t>Data Manipulation and Analysis Libraries</w:t>
      </w:r>
      <w:bookmarkEnd w:id="21"/>
    </w:p>
    <w:p w14:paraId="7BB8881D" w14:textId="77777777" w:rsidR="00A35DB4" w:rsidRPr="005F4551" w:rsidRDefault="00A35DB4" w:rsidP="005F4551">
      <w:pPr>
        <w:spacing w:after="120" w:line="240" w:lineRule="auto"/>
        <w:rPr>
          <w:rFonts w:ascii="Segoe UI" w:hAnsi="Segoe UI" w:cs="Segoe UI"/>
        </w:rPr>
      </w:pPr>
      <w:r w:rsidRPr="005F4551">
        <w:rPr>
          <w:rFonts w:ascii="Segoe UI" w:hAnsi="Segoe UI" w:cs="Segoe UI"/>
        </w:rPr>
        <w:t>NumPy</w:t>
      </w:r>
    </w:p>
    <w:p w14:paraId="714ACA67" w14:textId="77777777" w:rsidR="00A35DB4" w:rsidRPr="00AC5B6A" w:rsidRDefault="00A35DB4" w:rsidP="005F4551">
      <w:pPr>
        <w:spacing w:after="120" w:line="240" w:lineRule="auto"/>
        <w:rPr>
          <w:rFonts w:ascii="Segoe UI" w:hAnsi="Segoe UI" w:cs="Segoe UI"/>
          <w:lang w:val="it-IT"/>
        </w:rPr>
      </w:pPr>
      <w:r w:rsidRPr="00AC5B6A">
        <w:rPr>
          <w:rFonts w:ascii="Segoe UI" w:hAnsi="Segoe UI" w:cs="Segoe UI"/>
          <w:lang w:val="it-IT"/>
        </w:rPr>
        <w:t>Pandas</w:t>
      </w:r>
    </w:p>
    <w:p w14:paraId="780F0C39" w14:textId="5185C483" w:rsidR="00093DD1" w:rsidRPr="00AC5B6A" w:rsidRDefault="00093DD1" w:rsidP="005F4551">
      <w:pPr>
        <w:spacing w:after="120" w:line="240" w:lineRule="auto"/>
        <w:rPr>
          <w:rFonts w:ascii="Segoe UI" w:hAnsi="Segoe UI" w:cs="Segoe UI"/>
          <w:lang w:val="it-IT"/>
        </w:rPr>
      </w:pPr>
      <w:r w:rsidRPr="00AC5B6A">
        <w:rPr>
          <w:rFonts w:ascii="Segoe UI" w:hAnsi="Segoe UI" w:cs="Segoe UI"/>
          <w:lang w:val="it-IT"/>
        </w:rPr>
        <w:t>Dataprep.eda</w:t>
      </w:r>
    </w:p>
    <w:p w14:paraId="3BCD16F8" w14:textId="0794BE81" w:rsidR="0044049B" w:rsidRPr="00AC5B6A" w:rsidRDefault="00BA5284" w:rsidP="005F4551">
      <w:pPr>
        <w:spacing w:after="120" w:line="240" w:lineRule="auto"/>
        <w:rPr>
          <w:rFonts w:ascii="Segoe UI" w:hAnsi="Segoe UI" w:cs="Segoe UI"/>
          <w:lang w:val="it-IT"/>
        </w:rPr>
      </w:pPr>
      <w:r w:rsidRPr="00AC5B6A">
        <w:rPr>
          <w:rFonts w:ascii="Segoe UI" w:hAnsi="Segoe UI" w:cs="Segoe UI"/>
          <w:lang w:val="it-IT"/>
        </w:rPr>
        <w:t>DateTime</w:t>
      </w:r>
      <w:r w:rsidR="0044049B" w:rsidRPr="00AC5B6A">
        <w:rPr>
          <w:rFonts w:ascii="Segoe UI" w:hAnsi="Segoe UI" w:cs="Segoe UI"/>
          <w:lang w:val="it-IT"/>
        </w:rPr>
        <w:t xml:space="preserve"> </w:t>
      </w:r>
    </w:p>
    <w:p w14:paraId="55F9C276" w14:textId="77777777" w:rsidR="00A35DB4" w:rsidRPr="00AC5B6A" w:rsidRDefault="00A35DB4" w:rsidP="00A35DB4">
      <w:pPr>
        <w:rPr>
          <w:sz w:val="26"/>
          <w:szCs w:val="26"/>
          <w:lang w:val="it-IT"/>
        </w:rPr>
      </w:pPr>
    </w:p>
    <w:p w14:paraId="094FC63E" w14:textId="620E3D5B" w:rsidR="00A35DB4" w:rsidRPr="00AC5B6A" w:rsidRDefault="00A35DB4" w:rsidP="00D240A9">
      <w:pPr>
        <w:pStyle w:val="Heading3"/>
        <w:rPr>
          <w:color w:val="808080"/>
          <w:lang w:val="it-IT"/>
        </w:rPr>
      </w:pPr>
      <w:bookmarkStart w:id="22" w:name="_Toc134223186"/>
      <w:r w:rsidRPr="00AC5B6A">
        <w:rPr>
          <w:color w:val="808080"/>
          <w:lang w:val="it-IT"/>
        </w:rPr>
        <w:t>Data Visualization Libraries</w:t>
      </w:r>
      <w:bookmarkEnd w:id="22"/>
    </w:p>
    <w:p w14:paraId="48DBDE8A" w14:textId="77777777" w:rsidR="005F4551" w:rsidRPr="00AC5B6A" w:rsidRDefault="005F4551" w:rsidP="005F4551">
      <w:pPr>
        <w:rPr>
          <w:lang w:val="it-IT"/>
        </w:rPr>
      </w:pPr>
    </w:p>
    <w:p w14:paraId="5474F151" w14:textId="77777777" w:rsidR="00A35DB4" w:rsidRPr="005F4551" w:rsidRDefault="00A35DB4" w:rsidP="005F4551">
      <w:pPr>
        <w:spacing w:after="120" w:line="240" w:lineRule="auto"/>
        <w:rPr>
          <w:rFonts w:ascii="Segoe UI" w:hAnsi="Segoe UI" w:cs="Segoe UI"/>
        </w:rPr>
      </w:pPr>
      <w:proofErr w:type="spellStart"/>
      <w:r w:rsidRPr="005F4551">
        <w:rPr>
          <w:rFonts w:ascii="Segoe UI" w:hAnsi="Segoe UI" w:cs="Segoe UI"/>
        </w:rPr>
        <w:t>Matplotlib.pyplot</w:t>
      </w:r>
      <w:proofErr w:type="spellEnd"/>
    </w:p>
    <w:p w14:paraId="255AA47E" w14:textId="77777777" w:rsidR="00A35DB4" w:rsidRPr="005F4551" w:rsidRDefault="00A35DB4" w:rsidP="005F4551">
      <w:pPr>
        <w:spacing w:after="120" w:line="240" w:lineRule="auto"/>
        <w:rPr>
          <w:rFonts w:ascii="Segoe UI" w:hAnsi="Segoe UI" w:cs="Segoe UI"/>
        </w:rPr>
      </w:pPr>
      <w:r w:rsidRPr="005F4551">
        <w:rPr>
          <w:rFonts w:ascii="Segoe UI" w:hAnsi="Segoe UI" w:cs="Segoe UI"/>
        </w:rPr>
        <w:t>Matplotlib.ticker</w:t>
      </w:r>
    </w:p>
    <w:p w14:paraId="2165371D" w14:textId="77777777" w:rsidR="00A35DB4" w:rsidRPr="005F4551" w:rsidRDefault="00A35DB4" w:rsidP="005F4551">
      <w:pPr>
        <w:spacing w:after="120" w:line="240" w:lineRule="auto"/>
        <w:rPr>
          <w:rFonts w:ascii="Segoe UI" w:hAnsi="Segoe UI" w:cs="Segoe UI"/>
        </w:rPr>
      </w:pPr>
      <w:r w:rsidRPr="005F4551">
        <w:rPr>
          <w:rFonts w:ascii="Segoe UI" w:hAnsi="Segoe UI" w:cs="Segoe UI"/>
        </w:rPr>
        <w:t>Seaborn</w:t>
      </w:r>
    </w:p>
    <w:p w14:paraId="099E8879" w14:textId="77777777" w:rsidR="00A35DB4" w:rsidRPr="00A35DB4" w:rsidRDefault="00A35DB4" w:rsidP="00A35DB4">
      <w:pPr>
        <w:rPr>
          <w:b/>
          <w:bCs/>
        </w:rPr>
      </w:pPr>
    </w:p>
    <w:p w14:paraId="7558B5E5" w14:textId="470C6D88" w:rsidR="00A35DB4" w:rsidRPr="002A4A54" w:rsidRDefault="00A35DB4" w:rsidP="00D240A9">
      <w:pPr>
        <w:pStyle w:val="Heading3"/>
        <w:rPr>
          <w:b/>
          <w:bCs/>
          <w:sz w:val="30"/>
          <w:szCs w:val="30"/>
        </w:rPr>
      </w:pPr>
      <w:bookmarkStart w:id="23" w:name="_Toc134223187"/>
      <w:r w:rsidRPr="00D240A9">
        <w:rPr>
          <w:color w:val="808080"/>
        </w:rPr>
        <w:t>Data Preprocessing and Machine Learning Libraries</w:t>
      </w:r>
      <w:bookmarkEnd w:id="23"/>
    </w:p>
    <w:p w14:paraId="2DE5DDE5" w14:textId="77777777" w:rsidR="00A35DB4" w:rsidRPr="005F4551" w:rsidRDefault="00A35DB4" w:rsidP="005F4551">
      <w:pPr>
        <w:spacing w:after="120" w:line="240" w:lineRule="auto"/>
        <w:rPr>
          <w:rFonts w:ascii="Segoe UI" w:hAnsi="Segoe UI" w:cs="Segoe UI"/>
        </w:rPr>
      </w:pPr>
    </w:p>
    <w:p w14:paraId="6746FF5C" w14:textId="77777777" w:rsidR="00A35DB4" w:rsidRPr="005F4551" w:rsidRDefault="00A35DB4" w:rsidP="005F4551">
      <w:pPr>
        <w:spacing w:after="120" w:line="240" w:lineRule="auto"/>
        <w:rPr>
          <w:rFonts w:ascii="Segoe UI" w:hAnsi="Segoe UI" w:cs="Segoe UI"/>
        </w:rPr>
      </w:pPr>
      <w:proofErr w:type="gramStart"/>
      <w:r w:rsidRPr="005F4551">
        <w:rPr>
          <w:rFonts w:ascii="Segoe UI" w:hAnsi="Segoe UI" w:cs="Segoe UI"/>
        </w:rPr>
        <w:t>Sklearn.preprocessing.LabelEncoder</w:t>
      </w:r>
      <w:proofErr w:type="gramEnd"/>
    </w:p>
    <w:p w14:paraId="29BF5F4A" w14:textId="77777777" w:rsidR="00A35DB4" w:rsidRPr="005F4551" w:rsidRDefault="00A35DB4" w:rsidP="005F4551">
      <w:pPr>
        <w:spacing w:after="120" w:line="240" w:lineRule="auto"/>
        <w:rPr>
          <w:rFonts w:ascii="Segoe UI" w:hAnsi="Segoe UI" w:cs="Segoe UI"/>
        </w:rPr>
      </w:pPr>
      <w:r w:rsidRPr="005F4551">
        <w:rPr>
          <w:rFonts w:ascii="Segoe UI" w:hAnsi="Segoe UI" w:cs="Segoe UI"/>
        </w:rPr>
        <w:t>Sklearn.preprocessing</w:t>
      </w:r>
    </w:p>
    <w:p w14:paraId="2DB75ED1" w14:textId="77777777" w:rsidR="00A35DB4" w:rsidRPr="005F4551" w:rsidRDefault="00A35DB4" w:rsidP="005F4551">
      <w:pPr>
        <w:spacing w:after="120" w:line="240" w:lineRule="auto"/>
        <w:rPr>
          <w:rFonts w:ascii="Segoe UI" w:hAnsi="Segoe UI" w:cs="Segoe UI"/>
        </w:rPr>
      </w:pPr>
      <w:proofErr w:type="gramStart"/>
      <w:r w:rsidRPr="005F4551">
        <w:rPr>
          <w:rFonts w:ascii="Segoe UI" w:hAnsi="Segoe UI" w:cs="Segoe UI"/>
        </w:rPr>
        <w:t>Sklearn.preprocessing.OrdinalEncoder</w:t>
      </w:r>
      <w:proofErr w:type="gramEnd"/>
    </w:p>
    <w:p w14:paraId="6EBD55F5" w14:textId="77777777" w:rsidR="00A35DB4" w:rsidRPr="005F4551" w:rsidRDefault="00A35DB4" w:rsidP="005F4551">
      <w:pPr>
        <w:spacing w:after="120" w:line="240" w:lineRule="auto"/>
        <w:rPr>
          <w:rFonts w:ascii="Segoe UI" w:hAnsi="Segoe UI" w:cs="Segoe UI"/>
        </w:rPr>
      </w:pPr>
      <w:proofErr w:type="gramStart"/>
      <w:r w:rsidRPr="005F4551">
        <w:rPr>
          <w:rFonts w:ascii="Segoe UI" w:hAnsi="Segoe UI" w:cs="Segoe UI"/>
        </w:rPr>
        <w:t>Sklearn.preprocessing.MinMaxScaler</w:t>
      </w:r>
      <w:proofErr w:type="gramEnd"/>
    </w:p>
    <w:p w14:paraId="709796A1" w14:textId="77777777" w:rsidR="00A35DB4" w:rsidRPr="005F4551" w:rsidRDefault="00A35DB4" w:rsidP="005F4551">
      <w:pPr>
        <w:spacing w:after="120" w:line="240" w:lineRule="auto"/>
        <w:rPr>
          <w:rFonts w:ascii="Segoe UI" w:hAnsi="Segoe UI" w:cs="Segoe UI"/>
        </w:rPr>
      </w:pPr>
      <w:proofErr w:type="gramStart"/>
      <w:r w:rsidRPr="005F4551">
        <w:rPr>
          <w:rFonts w:ascii="Segoe UI" w:hAnsi="Segoe UI" w:cs="Segoe UI"/>
        </w:rPr>
        <w:t>Sklearn.cluster.KMeans</w:t>
      </w:r>
      <w:proofErr w:type="gramEnd"/>
    </w:p>
    <w:p w14:paraId="027A9DCC" w14:textId="77777777" w:rsidR="00A35DB4" w:rsidRPr="00BA5284" w:rsidRDefault="00A35DB4" w:rsidP="005F4551">
      <w:pPr>
        <w:spacing w:after="120" w:line="240" w:lineRule="auto"/>
        <w:rPr>
          <w:rFonts w:ascii="Segoe UI" w:hAnsi="Segoe UI" w:cs="Segoe UI"/>
          <w:lang w:val="it-IT"/>
        </w:rPr>
      </w:pPr>
      <w:r w:rsidRPr="00BA5284">
        <w:rPr>
          <w:rFonts w:ascii="Segoe UI" w:hAnsi="Segoe UI" w:cs="Segoe UI"/>
          <w:lang w:val="it-IT"/>
        </w:rPr>
        <w:t>Sklearn.metrics.silhouette_score</w:t>
      </w:r>
    </w:p>
    <w:p w14:paraId="35043F9A" w14:textId="77777777" w:rsidR="00A35DB4" w:rsidRPr="00BA5284" w:rsidRDefault="00A35DB4" w:rsidP="005F4551">
      <w:pPr>
        <w:spacing w:after="120" w:line="240" w:lineRule="auto"/>
        <w:rPr>
          <w:rFonts w:ascii="Segoe UI" w:hAnsi="Segoe UI" w:cs="Segoe UI"/>
          <w:lang w:val="it-IT"/>
        </w:rPr>
      </w:pPr>
      <w:r w:rsidRPr="00BA5284">
        <w:rPr>
          <w:rFonts w:ascii="Segoe UI" w:hAnsi="Segoe UI" w:cs="Segoe UI"/>
          <w:lang w:val="it-IT"/>
        </w:rPr>
        <w:t>Scipy.cluster.hierarchy</w:t>
      </w:r>
    </w:p>
    <w:p w14:paraId="7F08BC07" w14:textId="77777777" w:rsidR="00A35DB4" w:rsidRPr="00BA5284" w:rsidRDefault="00A35DB4" w:rsidP="005F4551">
      <w:pPr>
        <w:spacing w:after="120" w:line="240" w:lineRule="auto"/>
        <w:rPr>
          <w:rFonts w:ascii="Segoe UI" w:hAnsi="Segoe UI" w:cs="Segoe UI"/>
          <w:lang w:val="it-IT"/>
        </w:rPr>
      </w:pPr>
      <w:r w:rsidRPr="00BA5284">
        <w:rPr>
          <w:rFonts w:ascii="Segoe UI" w:hAnsi="Segoe UI" w:cs="Segoe UI"/>
          <w:lang w:val="it-IT"/>
        </w:rPr>
        <w:t>Scipy.cluster.hierarchy.linkage</w:t>
      </w:r>
    </w:p>
    <w:p w14:paraId="0D225B85" w14:textId="77777777" w:rsidR="00A35DB4" w:rsidRPr="00BA5284" w:rsidRDefault="00A35DB4" w:rsidP="005F4551">
      <w:pPr>
        <w:spacing w:after="120" w:line="240" w:lineRule="auto"/>
        <w:rPr>
          <w:rFonts w:ascii="Segoe UI" w:hAnsi="Segoe UI" w:cs="Segoe UI"/>
          <w:lang w:val="it-IT"/>
        </w:rPr>
      </w:pPr>
      <w:r w:rsidRPr="00BA5284">
        <w:rPr>
          <w:rFonts w:ascii="Segoe UI" w:hAnsi="Segoe UI" w:cs="Segoe UI"/>
          <w:lang w:val="it-IT"/>
        </w:rPr>
        <w:t>Scipy.cluster.hierarchy.dendrogram</w:t>
      </w:r>
    </w:p>
    <w:p w14:paraId="7A1DC445" w14:textId="77777777" w:rsidR="00A35DB4" w:rsidRPr="00BA5284" w:rsidRDefault="00A35DB4" w:rsidP="005F4551">
      <w:pPr>
        <w:spacing w:after="120" w:line="240" w:lineRule="auto"/>
        <w:rPr>
          <w:rFonts w:ascii="Segoe UI" w:hAnsi="Segoe UI" w:cs="Segoe UI"/>
          <w:lang w:val="it-IT"/>
        </w:rPr>
      </w:pPr>
      <w:r w:rsidRPr="00BA5284">
        <w:rPr>
          <w:rFonts w:ascii="Segoe UI" w:hAnsi="Segoe UI" w:cs="Segoe UI"/>
          <w:lang w:val="it-IT"/>
        </w:rPr>
        <w:t>Scipy.cluster.hierarchy.cut_tree</w:t>
      </w:r>
    </w:p>
    <w:p w14:paraId="62FF8BCB" w14:textId="77777777" w:rsidR="00A35DB4" w:rsidRPr="00BA5284" w:rsidRDefault="00A35DB4" w:rsidP="005F4551">
      <w:pPr>
        <w:spacing w:after="120" w:line="240" w:lineRule="auto"/>
        <w:rPr>
          <w:rFonts w:ascii="Segoe UI" w:hAnsi="Segoe UI" w:cs="Segoe UI"/>
          <w:lang w:val="it-IT"/>
        </w:rPr>
      </w:pPr>
      <w:r w:rsidRPr="00BA5284">
        <w:rPr>
          <w:rFonts w:ascii="Segoe UI" w:hAnsi="Segoe UI" w:cs="Segoe UI"/>
          <w:lang w:val="it-IT"/>
        </w:rPr>
        <w:t>Scipy.cluster.hierarchy.dendrogram</w:t>
      </w:r>
    </w:p>
    <w:p w14:paraId="00A2C6FD" w14:textId="77777777" w:rsidR="00A35DB4" w:rsidRPr="00BA5284" w:rsidRDefault="00A35DB4" w:rsidP="005F4551">
      <w:pPr>
        <w:spacing w:after="120" w:line="240" w:lineRule="auto"/>
        <w:rPr>
          <w:rFonts w:ascii="Segoe UI" w:hAnsi="Segoe UI" w:cs="Segoe UI"/>
          <w:lang w:val="it-IT"/>
        </w:rPr>
      </w:pPr>
      <w:r w:rsidRPr="00BA5284">
        <w:rPr>
          <w:rFonts w:ascii="Segoe UI" w:hAnsi="Segoe UI" w:cs="Segoe UI"/>
          <w:lang w:val="it-IT"/>
        </w:rPr>
        <w:lastRenderedPageBreak/>
        <w:t>Scipy.cluster.hierarchy.linkage</w:t>
      </w:r>
    </w:p>
    <w:p w14:paraId="7FB87C06" w14:textId="77777777" w:rsidR="00A35DB4" w:rsidRPr="00BA5284" w:rsidRDefault="00A35DB4" w:rsidP="005F4551">
      <w:pPr>
        <w:spacing w:after="120" w:line="240" w:lineRule="auto"/>
        <w:rPr>
          <w:rFonts w:ascii="Segoe UI" w:hAnsi="Segoe UI" w:cs="Segoe UI"/>
          <w:lang w:val="it-IT"/>
        </w:rPr>
      </w:pPr>
      <w:r w:rsidRPr="00BA5284">
        <w:rPr>
          <w:rFonts w:ascii="Segoe UI" w:hAnsi="Segoe UI" w:cs="Segoe UI"/>
          <w:lang w:val="it-IT"/>
        </w:rPr>
        <w:t>Scipy.cluster.hierarchy.cophenet</w:t>
      </w:r>
    </w:p>
    <w:p w14:paraId="637AE126" w14:textId="77777777" w:rsidR="00A35DB4" w:rsidRPr="00BA5284" w:rsidRDefault="00A35DB4" w:rsidP="005F4551">
      <w:pPr>
        <w:spacing w:after="120" w:line="240" w:lineRule="auto"/>
        <w:rPr>
          <w:rFonts w:ascii="Segoe UI" w:hAnsi="Segoe UI" w:cs="Segoe UI"/>
          <w:lang w:val="it-IT"/>
        </w:rPr>
      </w:pPr>
      <w:r w:rsidRPr="00BA5284">
        <w:rPr>
          <w:rFonts w:ascii="Segoe UI" w:hAnsi="Segoe UI" w:cs="Segoe UI"/>
          <w:lang w:val="it-IT"/>
        </w:rPr>
        <w:t>Scipy.cluster.hierarchy.fcluster</w:t>
      </w:r>
    </w:p>
    <w:p w14:paraId="7C1C54A1" w14:textId="77777777" w:rsidR="00A35DB4" w:rsidRPr="00BA5284" w:rsidRDefault="00A35DB4" w:rsidP="005F4551">
      <w:pPr>
        <w:spacing w:after="120" w:line="240" w:lineRule="auto"/>
        <w:rPr>
          <w:rFonts w:ascii="Segoe UI" w:hAnsi="Segoe UI" w:cs="Segoe UI"/>
          <w:lang w:val="it-IT"/>
        </w:rPr>
      </w:pPr>
      <w:r w:rsidRPr="00BA5284">
        <w:rPr>
          <w:rFonts w:ascii="Segoe UI" w:hAnsi="Segoe UI" w:cs="Segoe UI"/>
          <w:lang w:val="it-IT"/>
        </w:rPr>
        <w:t>Scipy.spatial.distance.pdist</w:t>
      </w:r>
    </w:p>
    <w:p w14:paraId="65E79EEB" w14:textId="77777777" w:rsidR="00A35DB4" w:rsidRPr="005F4551" w:rsidRDefault="00A35DB4" w:rsidP="005F4551">
      <w:pPr>
        <w:spacing w:after="120" w:line="240" w:lineRule="auto"/>
        <w:rPr>
          <w:rFonts w:ascii="Segoe UI" w:hAnsi="Segoe UI" w:cs="Segoe UI"/>
        </w:rPr>
      </w:pPr>
      <w:proofErr w:type="spellStart"/>
      <w:proofErr w:type="gramStart"/>
      <w:r w:rsidRPr="005F4551">
        <w:rPr>
          <w:rFonts w:ascii="Segoe UI" w:hAnsi="Segoe UI" w:cs="Segoe UI"/>
        </w:rPr>
        <w:t>Scipy.cluster.hierarchy</w:t>
      </w:r>
      <w:proofErr w:type="spellEnd"/>
      <w:proofErr w:type="gramEnd"/>
    </w:p>
    <w:p w14:paraId="1B02966B" w14:textId="77777777" w:rsidR="00A35DB4" w:rsidRPr="002A4A54" w:rsidRDefault="00A35DB4" w:rsidP="00A35DB4">
      <w:pPr>
        <w:rPr>
          <w:b/>
          <w:bCs/>
          <w:sz w:val="26"/>
          <w:szCs w:val="26"/>
        </w:rPr>
      </w:pPr>
    </w:p>
    <w:p w14:paraId="01C89616" w14:textId="356C7117" w:rsidR="00A35DB4" w:rsidRPr="00D240A9" w:rsidRDefault="00A35DB4" w:rsidP="00D240A9">
      <w:pPr>
        <w:pStyle w:val="Heading3"/>
        <w:rPr>
          <w:color w:val="808080"/>
        </w:rPr>
      </w:pPr>
      <w:bookmarkStart w:id="24" w:name="_Toc134223188"/>
      <w:r w:rsidRPr="00D240A9">
        <w:rPr>
          <w:color w:val="808080"/>
        </w:rPr>
        <w:t>Deep Learning Libraries</w:t>
      </w:r>
      <w:bookmarkEnd w:id="24"/>
    </w:p>
    <w:p w14:paraId="07326F03" w14:textId="77777777" w:rsidR="00A35DB4" w:rsidRDefault="00A35DB4" w:rsidP="00A35DB4"/>
    <w:p w14:paraId="34D96F3B" w14:textId="77777777" w:rsidR="00A35DB4" w:rsidRPr="005F4551" w:rsidRDefault="00A35DB4" w:rsidP="005F4551">
      <w:pPr>
        <w:spacing w:after="120" w:line="240" w:lineRule="auto"/>
        <w:rPr>
          <w:rFonts w:ascii="Segoe UI" w:hAnsi="Segoe UI" w:cs="Segoe UI"/>
        </w:rPr>
      </w:pPr>
      <w:r w:rsidRPr="005F4551">
        <w:rPr>
          <w:rFonts w:ascii="Segoe UI" w:hAnsi="Segoe UI" w:cs="Segoe UI"/>
        </w:rPr>
        <w:t>Tensorflow</w:t>
      </w:r>
    </w:p>
    <w:p w14:paraId="148CEA31" w14:textId="77777777" w:rsidR="00A35DB4" w:rsidRPr="005F4551" w:rsidRDefault="00A35DB4" w:rsidP="005F4551">
      <w:pPr>
        <w:spacing w:after="120" w:line="240" w:lineRule="auto"/>
        <w:rPr>
          <w:rFonts w:ascii="Segoe UI" w:hAnsi="Segoe UI" w:cs="Segoe UI"/>
        </w:rPr>
      </w:pPr>
      <w:r w:rsidRPr="005F4551">
        <w:rPr>
          <w:rFonts w:ascii="Segoe UI" w:hAnsi="Segoe UI" w:cs="Segoe UI"/>
        </w:rPr>
        <w:t>Keras</w:t>
      </w:r>
    </w:p>
    <w:p w14:paraId="68C40ABB" w14:textId="55B5FA6F" w:rsidR="00DE76BB" w:rsidRPr="005F4551" w:rsidRDefault="00DE76BB" w:rsidP="005F4551">
      <w:pPr>
        <w:spacing w:after="120" w:line="240" w:lineRule="auto"/>
        <w:rPr>
          <w:rFonts w:ascii="Segoe UI" w:hAnsi="Segoe UI" w:cs="Segoe UI"/>
        </w:rPr>
      </w:pPr>
      <w:r w:rsidRPr="005F4551">
        <w:rPr>
          <w:rFonts w:ascii="Segoe UI" w:hAnsi="Segoe UI" w:cs="Segoe UI"/>
        </w:rPr>
        <w:t>Keras.Models Sequential</w:t>
      </w:r>
    </w:p>
    <w:p w14:paraId="2578E67C" w14:textId="7BE7CE73" w:rsidR="00A35DB4" w:rsidRPr="005F4551" w:rsidRDefault="00DE76BB" w:rsidP="005F4551">
      <w:pPr>
        <w:spacing w:after="120" w:line="240" w:lineRule="auto"/>
        <w:rPr>
          <w:rFonts w:ascii="Segoe UI" w:hAnsi="Segoe UI" w:cs="Segoe UI"/>
        </w:rPr>
      </w:pPr>
      <w:r w:rsidRPr="005F4551">
        <w:rPr>
          <w:rFonts w:ascii="Segoe UI" w:hAnsi="Segoe UI" w:cs="Segoe UI"/>
        </w:rPr>
        <w:t>Keras.Models Dense</w:t>
      </w:r>
    </w:p>
    <w:p w14:paraId="2D6E32A2" w14:textId="7F7F9214" w:rsidR="00A35DB4" w:rsidRPr="002A4A54" w:rsidRDefault="00A35DB4" w:rsidP="00D240A9">
      <w:pPr>
        <w:pStyle w:val="Heading3"/>
        <w:rPr>
          <w:b/>
          <w:bCs/>
          <w:sz w:val="30"/>
          <w:szCs w:val="30"/>
        </w:rPr>
      </w:pPr>
      <w:bookmarkStart w:id="25" w:name="_Toc134223189"/>
      <w:r w:rsidRPr="00D240A9">
        <w:rPr>
          <w:color w:val="808080"/>
        </w:rPr>
        <w:t>Model Training Libraries</w:t>
      </w:r>
      <w:bookmarkEnd w:id="25"/>
    </w:p>
    <w:p w14:paraId="04D0B3F8" w14:textId="77777777" w:rsidR="009345A3" w:rsidRPr="005F4551" w:rsidRDefault="009345A3" w:rsidP="005F4551">
      <w:pPr>
        <w:spacing w:after="120" w:line="240" w:lineRule="auto"/>
        <w:rPr>
          <w:rFonts w:ascii="Segoe UI" w:hAnsi="Segoe UI" w:cs="Segoe UI"/>
        </w:rPr>
      </w:pPr>
    </w:p>
    <w:p w14:paraId="77993DA6" w14:textId="77777777" w:rsidR="00A35DB4" w:rsidRPr="005F4551" w:rsidRDefault="00A35DB4" w:rsidP="005F4551">
      <w:pPr>
        <w:spacing w:after="120" w:line="240" w:lineRule="auto"/>
        <w:rPr>
          <w:rFonts w:ascii="Segoe UI" w:hAnsi="Segoe UI" w:cs="Segoe UI"/>
        </w:rPr>
      </w:pPr>
      <w:r w:rsidRPr="005F4551">
        <w:rPr>
          <w:rFonts w:ascii="Segoe UI" w:hAnsi="Segoe UI" w:cs="Segoe UI"/>
        </w:rPr>
        <w:t>Sklearn.model_</w:t>
      </w:r>
      <w:proofErr w:type="gramStart"/>
      <w:r w:rsidRPr="005F4551">
        <w:rPr>
          <w:rFonts w:ascii="Segoe UI" w:hAnsi="Segoe UI" w:cs="Segoe UI"/>
        </w:rPr>
        <w:t>selection.train</w:t>
      </w:r>
      <w:proofErr w:type="gramEnd"/>
      <w:r w:rsidRPr="005F4551">
        <w:rPr>
          <w:rFonts w:ascii="Segoe UI" w:hAnsi="Segoe UI" w:cs="Segoe UI"/>
        </w:rPr>
        <w:t>_test_split</w:t>
      </w:r>
    </w:p>
    <w:p w14:paraId="7B2DA7B6" w14:textId="77777777" w:rsidR="00837EF5" w:rsidRPr="005F4551" w:rsidRDefault="00A35DB4" w:rsidP="005F4551">
      <w:pPr>
        <w:spacing w:after="120" w:line="240" w:lineRule="auto"/>
        <w:rPr>
          <w:rFonts w:ascii="Segoe UI" w:hAnsi="Segoe UI" w:cs="Segoe UI"/>
        </w:rPr>
      </w:pPr>
      <w:proofErr w:type="gramStart"/>
      <w:r w:rsidRPr="005F4551">
        <w:rPr>
          <w:rFonts w:ascii="Segoe UI" w:hAnsi="Segoe UI" w:cs="Segoe UI"/>
        </w:rPr>
        <w:t>Sklearn.preprocessing.StandardScaler</w:t>
      </w:r>
      <w:proofErr w:type="gramEnd"/>
    </w:p>
    <w:p w14:paraId="74B805C3" w14:textId="77777777" w:rsidR="00837EF5" w:rsidRDefault="00837EF5" w:rsidP="00837EF5"/>
    <w:p w14:paraId="0C8A75C7" w14:textId="5EF67F74" w:rsidR="00A35DB4" w:rsidRPr="00D240A9" w:rsidRDefault="00A35DB4" w:rsidP="00D240A9">
      <w:pPr>
        <w:pStyle w:val="Heading3"/>
        <w:rPr>
          <w:color w:val="808080"/>
        </w:rPr>
      </w:pPr>
      <w:bookmarkStart w:id="26" w:name="_Toc134223190"/>
      <w:r w:rsidRPr="00D240A9">
        <w:rPr>
          <w:color w:val="808080"/>
        </w:rPr>
        <w:t>Other Libraries Utilized</w:t>
      </w:r>
      <w:bookmarkEnd w:id="26"/>
      <w:r w:rsidRPr="00D240A9">
        <w:rPr>
          <w:color w:val="808080"/>
        </w:rPr>
        <w:t xml:space="preserve"> </w:t>
      </w:r>
    </w:p>
    <w:p w14:paraId="36D51DFF" w14:textId="77777777" w:rsidR="00A35DB4" w:rsidRPr="005F4551" w:rsidRDefault="00A35DB4" w:rsidP="005F4551">
      <w:pPr>
        <w:spacing w:after="120" w:line="240" w:lineRule="auto"/>
        <w:rPr>
          <w:rFonts w:ascii="Segoe UI" w:hAnsi="Segoe UI" w:cs="Segoe UI"/>
        </w:rPr>
      </w:pPr>
      <w:r w:rsidRPr="005F4551">
        <w:rPr>
          <w:rFonts w:ascii="Segoe UI" w:hAnsi="Segoe UI" w:cs="Segoe UI"/>
        </w:rPr>
        <w:t>os</w:t>
      </w:r>
    </w:p>
    <w:p w14:paraId="50A8AEA5" w14:textId="4CFBD6F4" w:rsidR="009345A3" w:rsidRPr="005F4551" w:rsidRDefault="00A35DB4" w:rsidP="005F4551">
      <w:pPr>
        <w:spacing w:after="120" w:line="240" w:lineRule="auto"/>
        <w:rPr>
          <w:rFonts w:ascii="Segoe UI" w:hAnsi="Segoe UI" w:cs="Segoe UI"/>
        </w:rPr>
      </w:pPr>
      <w:r w:rsidRPr="005F4551">
        <w:rPr>
          <w:rFonts w:ascii="Segoe UI" w:hAnsi="Segoe UI" w:cs="Segoe UI"/>
        </w:rPr>
        <w:t>math</w:t>
      </w:r>
    </w:p>
    <w:p w14:paraId="5A1A3142" w14:textId="3C83A1A4" w:rsidR="00F9662C" w:rsidRDefault="00F9662C">
      <w:pPr>
        <w:rPr>
          <w:rFonts w:ascii="Segoe UI Semibold" w:eastAsiaTheme="majorEastAsia" w:hAnsi="Segoe UI Semibold" w:cs="Segoe UI Semibold"/>
          <w:color w:val="808080"/>
          <w:sz w:val="28"/>
          <w:szCs w:val="28"/>
        </w:rPr>
      </w:pPr>
      <w:r>
        <w:rPr>
          <w:color w:val="808080"/>
        </w:rPr>
        <w:br w:type="page"/>
      </w:r>
    </w:p>
    <w:p w14:paraId="20DCF1D6" w14:textId="77777777" w:rsidR="00A96FB0" w:rsidRPr="00D240A9" w:rsidRDefault="00A96FB0" w:rsidP="00D240A9">
      <w:pPr>
        <w:pStyle w:val="Heading3"/>
        <w:rPr>
          <w:color w:val="808080"/>
        </w:rPr>
      </w:pPr>
    </w:p>
    <w:p w14:paraId="0BF26203" w14:textId="25A667C6" w:rsidR="009345A3" w:rsidRPr="0076052C" w:rsidRDefault="009345A3" w:rsidP="009345A3">
      <w:pPr>
        <w:pStyle w:val="Heading2"/>
        <w:numPr>
          <w:ilvl w:val="0"/>
          <w:numId w:val="29"/>
        </w:numPr>
        <w:rPr>
          <w:color w:val="808080"/>
          <w:sz w:val="36"/>
          <w:szCs w:val="36"/>
        </w:rPr>
      </w:pPr>
      <w:bookmarkStart w:id="27" w:name="_Toc134223191"/>
      <w:r w:rsidRPr="0076052C">
        <w:rPr>
          <w:color w:val="808080"/>
          <w:sz w:val="36"/>
          <w:szCs w:val="36"/>
        </w:rPr>
        <w:t>Machine Learning Algorithms</w:t>
      </w:r>
      <w:bookmarkEnd w:id="27"/>
      <w:r w:rsidRPr="0076052C">
        <w:rPr>
          <w:color w:val="808080"/>
          <w:sz w:val="36"/>
          <w:szCs w:val="36"/>
        </w:rPr>
        <w:t xml:space="preserve"> </w:t>
      </w:r>
    </w:p>
    <w:p w14:paraId="57134B5E" w14:textId="02008A35" w:rsidR="009345A3" w:rsidRPr="005F4551" w:rsidRDefault="009345A3" w:rsidP="009345A3">
      <w:pPr>
        <w:pStyle w:val="ListParagraph"/>
        <w:numPr>
          <w:ilvl w:val="0"/>
          <w:numId w:val="14"/>
        </w:numPr>
        <w:rPr>
          <w:rFonts w:ascii="Segoe UI" w:hAnsi="Segoe UI" w:cs="Segoe UI"/>
        </w:rPr>
      </w:pPr>
      <w:r w:rsidRPr="005F4551">
        <w:rPr>
          <w:rFonts w:ascii="Segoe UI" w:hAnsi="Segoe UI" w:cs="Segoe UI"/>
        </w:rPr>
        <w:t>K</w:t>
      </w:r>
      <w:r w:rsidR="00B615A7">
        <w:rPr>
          <w:rFonts w:ascii="Segoe UI" w:hAnsi="Segoe UI" w:cs="Segoe UI"/>
        </w:rPr>
        <w:t>Me</w:t>
      </w:r>
      <w:r w:rsidRPr="005F4551">
        <w:rPr>
          <w:rFonts w:ascii="Segoe UI" w:hAnsi="Segoe UI" w:cs="Segoe UI"/>
        </w:rPr>
        <w:t>ans</w:t>
      </w:r>
    </w:p>
    <w:p w14:paraId="37A6E935" w14:textId="744754DE" w:rsidR="009345A3" w:rsidRPr="005F4551" w:rsidRDefault="009345A3" w:rsidP="009345A3">
      <w:pPr>
        <w:pStyle w:val="ListParagraph"/>
        <w:numPr>
          <w:ilvl w:val="0"/>
          <w:numId w:val="14"/>
        </w:numPr>
        <w:rPr>
          <w:rFonts w:ascii="Segoe UI" w:hAnsi="Segoe UI" w:cs="Segoe UI"/>
        </w:rPr>
      </w:pPr>
      <w:r w:rsidRPr="005F4551">
        <w:rPr>
          <w:rFonts w:ascii="Segoe UI" w:hAnsi="Segoe UI" w:cs="Segoe UI"/>
        </w:rPr>
        <w:t xml:space="preserve">Hierarchical </w:t>
      </w:r>
    </w:p>
    <w:p w14:paraId="7AE25BE3" w14:textId="6C0671CD" w:rsidR="009345A3" w:rsidRDefault="009345A3" w:rsidP="009345A3">
      <w:pPr>
        <w:pStyle w:val="ListParagraph"/>
        <w:numPr>
          <w:ilvl w:val="0"/>
          <w:numId w:val="14"/>
        </w:numPr>
        <w:rPr>
          <w:rFonts w:ascii="Segoe UI" w:hAnsi="Segoe UI" w:cs="Segoe UI"/>
        </w:rPr>
      </w:pPr>
      <w:r w:rsidRPr="005F4551">
        <w:rPr>
          <w:rFonts w:ascii="Segoe UI" w:hAnsi="Segoe UI" w:cs="Segoe UI"/>
        </w:rPr>
        <w:t xml:space="preserve">DBSCAN </w:t>
      </w:r>
    </w:p>
    <w:p w14:paraId="23BCE9DD" w14:textId="77777777" w:rsidR="00C7431A" w:rsidRDefault="00C7431A" w:rsidP="00C7431A">
      <w:pPr>
        <w:rPr>
          <w:rFonts w:ascii="Segoe UI" w:hAnsi="Segoe UI" w:cs="Segoe UI"/>
        </w:rPr>
      </w:pPr>
    </w:p>
    <w:p w14:paraId="1AD66919" w14:textId="40D7C52C" w:rsidR="00F81181" w:rsidRDefault="00F81181" w:rsidP="00C7431A">
      <w:pPr>
        <w:rPr>
          <w:rFonts w:ascii="Segoe UI" w:hAnsi="Segoe UI" w:cs="Segoe UI"/>
        </w:rPr>
      </w:pPr>
      <w:r>
        <w:rPr>
          <w:rFonts w:ascii="Segoe UI" w:hAnsi="Segoe UI" w:cs="Segoe UI"/>
        </w:rPr>
        <w:t xml:space="preserve">We decided on these </w:t>
      </w:r>
      <w:r w:rsidR="00E1753D">
        <w:rPr>
          <w:rFonts w:ascii="Segoe UI" w:hAnsi="Segoe UI" w:cs="Segoe UI"/>
        </w:rPr>
        <w:t>algorithms</w:t>
      </w:r>
      <w:r>
        <w:rPr>
          <w:rFonts w:ascii="Segoe UI" w:hAnsi="Segoe UI" w:cs="Segoe UI"/>
        </w:rPr>
        <w:t xml:space="preserve"> as they best identified profiling assumptions and ultimately led us to our marketing strategy appropriate to the client.   </w:t>
      </w:r>
    </w:p>
    <w:p w14:paraId="1524834A" w14:textId="77777777" w:rsidR="00F81181" w:rsidRDefault="00F81181" w:rsidP="00C7431A">
      <w:pPr>
        <w:rPr>
          <w:rFonts w:ascii="Segoe UI" w:hAnsi="Segoe UI" w:cs="Segoe UI"/>
        </w:rPr>
      </w:pPr>
    </w:p>
    <w:p w14:paraId="3FEA4F75" w14:textId="705D1262" w:rsidR="00B0274B" w:rsidRDefault="00B0274B" w:rsidP="00C7431A">
      <w:pPr>
        <w:rPr>
          <w:rFonts w:ascii="Segoe UI" w:hAnsi="Segoe UI" w:cs="Segoe UI"/>
        </w:rPr>
      </w:pPr>
      <w:r>
        <w:rPr>
          <w:rFonts w:ascii="Segoe UI" w:hAnsi="Segoe UI" w:cs="Segoe UI"/>
        </w:rPr>
        <w:t>Comparing</w:t>
      </w:r>
      <w:r w:rsidR="00F81181">
        <w:rPr>
          <w:rFonts w:ascii="Segoe UI" w:hAnsi="Segoe UI" w:cs="Segoe UI"/>
        </w:rPr>
        <w:t xml:space="preserve"> the </w:t>
      </w:r>
      <w:r w:rsidR="003D0681">
        <w:rPr>
          <w:rFonts w:ascii="Segoe UI" w:hAnsi="Segoe UI" w:cs="Segoe UI"/>
        </w:rPr>
        <w:t>models, K</w:t>
      </w:r>
      <w:r w:rsidR="00F81181" w:rsidRPr="00F81181">
        <w:rPr>
          <w:rFonts w:ascii="Segoe UI" w:hAnsi="Segoe UI" w:cs="Segoe UI"/>
        </w:rPr>
        <w:t xml:space="preserve">-Means is a centroid-based clustering that divides data into </w:t>
      </w:r>
      <w:r>
        <w:rPr>
          <w:rFonts w:ascii="Segoe UI" w:hAnsi="Segoe UI" w:cs="Segoe UI"/>
        </w:rPr>
        <w:t>unique</w:t>
      </w:r>
      <w:r w:rsidR="00F81181" w:rsidRPr="00F81181">
        <w:rPr>
          <w:rFonts w:ascii="Segoe UI" w:hAnsi="Segoe UI" w:cs="Segoe UI"/>
        </w:rPr>
        <w:t xml:space="preserve"> clusters. It is </w:t>
      </w:r>
      <w:r w:rsidR="00F81181">
        <w:rPr>
          <w:rFonts w:ascii="Segoe UI" w:hAnsi="Segoe UI" w:cs="Segoe UI"/>
        </w:rPr>
        <w:t xml:space="preserve">relatively simple </w:t>
      </w:r>
      <w:r w:rsidR="00F81181" w:rsidRPr="00F81181">
        <w:rPr>
          <w:rFonts w:ascii="Segoe UI" w:hAnsi="Segoe UI" w:cs="Segoe UI"/>
        </w:rPr>
        <w:t>to implement</w:t>
      </w:r>
      <w:r w:rsidR="00F81181">
        <w:rPr>
          <w:rFonts w:ascii="Segoe UI" w:hAnsi="Segoe UI" w:cs="Segoe UI"/>
        </w:rPr>
        <w:t xml:space="preserve"> and </w:t>
      </w:r>
      <w:r w:rsidR="00F81181" w:rsidRPr="00F81181">
        <w:rPr>
          <w:rFonts w:ascii="Segoe UI" w:hAnsi="Segoe UI" w:cs="Segoe UI"/>
        </w:rPr>
        <w:t xml:space="preserve">works well with large </w:t>
      </w:r>
      <w:proofErr w:type="gramStart"/>
      <w:r w:rsidR="00F81181" w:rsidRPr="00F81181">
        <w:rPr>
          <w:rFonts w:ascii="Segoe UI" w:hAnsi="Segoe UI" w:cs="Segoe UI"/>
        </w:rPr>
        <w:t>datasets, and</w:t>
      </w:r>
      <w:proofErr w:type="gramEnd"/>
      <w:r w:rsidR="00F81181" w:rsidRPr="00F81181">
        <w:rPr>
          <w:rFonts w:ascii="Segoe UI" w:hAnsi="Segoe UI" w:cs="Segoe UI"/>
        </w:rPr>
        <w:t xml:space="preserve"> is suitable for numerical data. It assumes spherical clusters and requires a defined K value. </w:t>
      </w:r>
    </w:p>
    <w:p w14:paraId="152B54EF" w14:textId="77777777" w:rsidR="00B0274B" w:rsidRDefault="00B0274B" w:rsidP="00C7431A">
      <w:pPr>
        <w:rPr>
          <w:rFonts w:ascii="Segoe UI" w:hAnsi="Segoe UI" w:cs="Segoe UI"/>
        </w:rPr>
      </w:pPr>
    </w:p>
    <w:p w14:paraId="045BD67B" w14:textId="77777777" w:rsidR="00B0274B" w:rsidRDefault="00F81181" w:rsidP="00C7431A">
      <w:pPr>
        <w:rPr>
          <w:rFonts w:ascii="Segoe UI" w:hAnsi="Segoe UI" w:cs="Segoe UI"/>
        </w:rPr>
      </w:pPr>
      <w:r w:rsidRPr="00F81181">
        <w:rPr>
          <w:rFonts w:ascii="Segoe UI" w:hAnsi="Segoe UI" w:cs="Segoe UI"/>
        </w:rPr>
        <w:t xml:space="preserve">Hierarchical clustering is an agglomerative clustering </w:t>
      </w:r>
      <w:r w:rsidR="00B0274B">
        <w:rPr>
          <w:rFonts w:ascii="Segoe UI" w:hAnsi="Segoe UI" w:cs="Segoe UI"/>
        </w:rPr>
        <w:t>method</w:t>
      </w:r>
      <w:r w:rsidRPr="00F81181">
        <w:rPr>
          <w:rFonts w:ascii="Segoe UI" w:hAnsi="Segoe UI" w:cs="Segoe UI"/>
        </w:rPr>
        <w:t xml:space="preserve"> that determines the number of clusters based on data, </w:t>
      </w:r>
      <w:r w:rsidR="00B0274B">
        <w:rPr>
          <w:rFonts w:ascii="Segoe UI" w:hAnsi="Segoe UI" w:cs="Segoe UI"/>
        </w:rPr>
        <w:t xml:space="preserve">however, </w:t>
      </w:r>
      <w:r w:rsidRPr="00F81181">
        <w:rPr>
          <w:rFonts w:ascii="Segoe UI" w:hAnsi="Segoe UI" w:cs="Segoe UI"/>
        </w:rPr>
        <w:t xml:space="preserve">it is computationally expensive and slow for large datasets. KMeans is </w:t>
      </w:r>
      <w:r w:rsidR="00B0274B">
        <w:rPr>
          <w:rFonts w:ascii="Segoe UI" w:hAnsi="Segoe UI" w:cs="Segoe UI"/>
        </w:rPr>
        <w:t xml:space="preserve">more scalable and easier to </w:t>
      </w:r>
      <w:r w:rsidRPr="00F81181">
        <w:rPr>
          <w:rFonts w:ascii="Segoe UI" w:hAnsi="Segoe UI" w:cs="Segoe UI"/>
        </w:rPr>
        <w:t>inter</w:t>
      </w:r>
      <w:r w:rsidR="00B0274B">
        <w:rPr>
          <w:rFonts w:ascii="Segoe UI" w:hAnsi="Segoe UI" w:cs="Segoe UI"/>
        </w:rPr>
        <w:t>pret</w:t>
      </w:r>
      <w:r w:rsidRPr="00F81181">
        <w:rPr>
          <w:rFonts w:ascii="Segoe UI" w:hAnsi="Segoe UI" w:cs="Segoe UI"/>
        </w:rPr>
        <w:t xml:space="preserve">. </w:t>
      </w:r>
    </w:p>
    <w:p w14:paraId="77C0D3FA" w14:textId="77777777" w:rsidR="00B0274B" w:rsidRDefault="00B0274B" w:rsidP="00C7431A">
      <w:pPr>
        <w:rPr>
          <w:rFonts w:ascii="Segoe UI" w:hAnsi="Segoe UI" w:cs="Segoe UI"/>
        </w:rPr>
      </w:pPr>
    </w:p>
    <w:p w14:paraId="0FDB7DCC" w14:textId="3D972A4B" w:rsidR="0076052C" w:rsidRPr="00F81181" w:rsidRDefault="00B0274B" w:rsidP="00F81181">
      <w:pPr>
        <w:rPr>
          <w:rFonts w:ascii="Segoe UI" w:hAnsi="Segoe UI" w:cs="Segoe UI"/>
        </w:rPr>
      </w:pPr>
      <w:r w:rsidRPr="00B0274B">
        <w:rPr>
          <w:rFonts w:ascii="Segoe UI" w:hAnsi="Segoe UI" w:cs="Segoe UI"/>
        </w:rPr>
        <w:t>DBSCAN is a density-based spatial clustering algorithm that can group data points into clusters based on their density without requiring you to specify the number of clusters.</w:t>
      </w:r>
      <w:r w:rsidR="00BA5284">
        <w:rPr>
          <w:rFonts w:ascii="Segoe UI" w:hAnsi="Segoe UI" w:cs="Segoe UI"/>
        </w:rPr>
        <w:t xml:space="preserve"> </w:t>
      </w:r>
      <w:r w:rsidR="00CF4173">
        <w:rPr>
          <w:rFonts w:ascii="Segoe UI" w:hAnsi="Segoe UI" w:cs="Segoe UI"/>
        </w:rPr>
        <w:fldChar w:fldCharType="begin"/>
      </w:r>
      <w:r w:rsidR="00CF4173">
        <w:rPr>
          <w:rFonts w:ascii="Segoe UI" w:hAnsi="Segoe UI" w:cs="Segoe UI"/>
        </w:rPr>
        <w:instrText xml:space="preserve"> ADDIN ZOTERO_ITEM CSL_CITATION {"citationID":"gjeRcNnG","properties":{"formattedCitation":"(Y\\uc0\\u305{}ld\\uc0\\u305{}r\\uc0\\u305{}m, 2020)","plainCitation":"(Yıldırım, 2020)","noteIndex":0},"citationItems":[{"id":1024,"uris":["http://zotero.org/users/9288811/items/9HBKY6KJ"],"itemData":{"id":1024,"type":"webpage","abstract":"Detailed theorotical explanation and scikit-learn implementation","container-title":"Medium","language":"en","title":"DBSCAN Clustering — Explained","URL":"https://towardsdatascience.com/dbscan-clustering-explained-97556a2ad556","author":[{"family":"Yıldırım","given":"Soner"}],"accessed":{"date-parts":[["2023",5,6]]},"issued":{"date-parts":[["2020",4,22]]},"citation-key":"yildirim_dbscan_2020"}}],"schema":"https://github.com/citation-style-language/schema/raw/master/csl-citation.json"} </w:instrText>
      </w:r>
      <w:r w:rsidR="00CF4173">
        <w:rPr>
          <w:rFonts w:ascii="Segoe UI" w:hAnsi="Segoe UI" w:cs="Segoe UI"/>
        </w:rPr>
        <w:fldChar w:fldCharType="separate"/>
      </w:r>
      <w:r w:rsidR="00CF4173" w:rsidRPr="00CF4173">
        <w:rPr>
          <w:rFonts w:ascii="Segoe UI" w:hAnsi="Segoe UI" w:cs="Segoe UI"/>
          <w:szCs w:val="24"/>
        </w:rPr>
        <w:t>(Yıldırım, 2020)</w:t>
      </w:r>
      <w:r w:rsidR="00CF4173">
        <w:rPr>
          <w:rFonts w:ascii="Segoe UI" w:hAnsi="Segoe UI" w:cs="Segoe UI"/>
        </w:rPr>
        <w:fldChar w:fldCharType="end"/>
      </w:r>
      <w:r w:rsidRPr="00B0274B">
        <w:rPr>
          <w:rFonts w:ascii="Segoe UI" w:hAnsi="Segoe UI" w:cs="Segoe UI"/>
        </w:rPr>
        <w:t xml:space="preserve"> Flexible cluster shape and size, robust against noise and outliers, and no need to specify the number of clusters. </w:t>
      </w:r>
    </w:p>
    <w:p w14:paraId="54ACBF72" w14:textId="77777777" w:rsidR="009345A3" w:rsidRDefault="009345A3" w:rsidP="009345A3"/>
    <w:p w14:paraId="34EBA1D4" w14:textId="6E55FEE8" w:rsidR="00E27069" w:rsidRDefault="00E27069"/>
    <w:p w14:paraId="4EAC1662" w14:textId="62F7E980" w:rsidR="00B615A7" w:rsidRDefault="00B615A7">
      <w:r>
        <w:br w:type="page"/>
      </w:r>
    </w:p>
    <w:p w14:paraId="5BC5C072" w14:textId="77777777" w:rsidR="00E27069" w:rsidRDefault="00E27069"/>
    <w:p w14:paraId="58B372BE" w14:textId="0D917064" w:rsidR="00AF733A" w:rsidRPr="00B615A7" w:rsidRDefault="00000000" w:rsidP="00B615A7">
      <w:pPr>
        <w:pStyle w:val="Heading1"/>
        <w:ind w:firstLine="864"/>
      </w:pPr>
      <w:r w:rsidRPr="00B615A7">
        <w:t xml:space="preserve"> </w:t>
      </w:r>
      <w:bookmarkStart w:id="28" w:name="_Toc134223192"/>
      <w:r w:rsidRPr="00B615A7">
        <w:t>Section 3: What Has Been Accomplished So Far</w:t>
      </w:r>
      <w:bookmarkEnd w:id="28"/>
      <w:r w:rsidRPr="00B615A7">
        <w:t xml:space="preserve"> </w:t>
      </w:r>
    </w:p>
    <w:p w14:paraId="64180272" w14:textId="77777777" w:rsidR="001B3089" w:rsidRPr="001B3089" w:rsidRDefault="001B3089" w:rsidP="001B3089">
      <w:pPr>
        <w:pStyle w:val="Heading2"/>
        <w:tabs>
          <w:tab w:val="left" w:pos="2552"/>
        </w:tabs>
        <w:rPr>
          <w:color w:val="808080"/>
        </w:rPr>
      </w:pPr>
    </w:p>
    <w:p w14:paraId="2F81705E" w14:textId="3E0AA767" w:rsidR="001B3089" w:rsidRPr="005F4551" w:rsidRDefault="001B3089" w:rsidP="005F4551">
      <w:pPr>
        <w:pStyle w:val="Heading2"/>
        <w:numPr>
          <w:ilvl w:val="3"/>
          <w:numId w:val="28"/>
        </w:numPr>
        <w:tabs>
          <w:tab w:val="left" w:pos="2552"/>
        </w:tabs>
        <w:ind w:left="426" w:hanging="426"/>
        <w:rPr>
          <w:color w:val="808080"/>
        </w:rPr>
      </w:pPr>
      <w:bookmarkStart w:id="29" w:name="_Toc134223193"/>
      <w:r w:rsidRPr="001B3089">
        <w:rPr>
          <w:color w:val="808080"/>
        </w:rPr>
        <w:t>Data Methodology</w:t>
      </w:r>
      <w:bookmarkEnd w:id="29"/>
    </w:p>
    <w:p w14:paraId="31AA449E" w14:textId="5AE495E6" w:rsidR="00593E00" w:rsidRPr="0076052C" w:rsidRDefault="00593E00" w:rsidP="0022212D">
      <w:pPr>
        <w:pStyle w:val="Heading3"/>
        <w:rPr>
          <w:color w:val="808080"/>
          <w:sz w:val="32"/>
          <w:szCs w:val="32"/>
        </w:rPr>
      </w:pPr>
      <w:bookmarkStart w:id="30" w:name="_Toc134223194"/>
      <w:r w:rsidRPr="0076052C">
        <w:rPr>
          <w:color w:val="808080"/>
          <w:sz w:val="32"/>
          <w:szCs w:val="32"/>
        </w:rPr>
        <w:t>Approach</w:t>
      </w:r>
      <w:bookmarkEnd w:id="30"/>
      <w:r w:rsidRPr="0076052C">
        <w:rPr>
          <w:color w:val="808080"/>
          <w:sz w:val="32"/>
          <w:szCs w:val="32"/>
        </w:rPr>
        <w:t xml:space="preserve"> </w:t>
      </w:r>
    </w:p>
    <w:p w14:paraId="749012AE" w14:textId="77777777" w:rsidR="00551A56" w:rsidRDefault="00551A56" w:rsidP="00551A56">
      <w:pPr>
        <w:pBdr>
          <w:top w:val="nil"/>
          <w:left w:val="nil"/>
          <w:bottom w:val="nil"/>
          <w:right w:val="nil"/>
          <w:between w:val="nil"/>
        </w:pBdr>
        <w:spacing w:after="0"/>
        <w:rPr>
          <w:b/>
          <w:bCs/>
        </w:rPr>
      </w:pPr>
    </w:p>
    <w:p w14:paraId="4E5C5366" w14:textId="2DD67C2C" w:rsidR="006B65E7" w:rsidRPr="005F4551" w:rsidRDefault="0004480D" w:rsidP="00551A56">
      <w:pPr>
        <w:pBdr>
          <w:top w:val="nil"/>
          <w:left w:val="nil"/>
          <w:bottom w:val="nil"/>
          <w:right w:val="nil"/>
          <w:between w:val="nil"/>
        </w:pBdr>
        <w:spacing w:after="0"/>
        <w:rPr>
          <w:rFonts w:ascii="Segoe UI" w:hAnsi="Segoe UI" w:cs="Segoe UI"/>
        </w:rPr>
      </w:pPr>
      <w:r w:rsidRPr="005F4551">
        <w:rPr>
          <w:rFonts w:ascii="Segoe UI" w:hAnsi="Segoe UI" w:cs="Segoe UI"/>
        </w:rPr>
        <w:t xml:space="preserve">Using Data </w:t>
      </w:r>
      <w:r w:rsidR="003D0681" w:rsidRPr="005F4551">
        <w:rPr>
          <w:rFonts w:ascii="Segoe UI" w:hAnsi="Segoe UI" w:cs="Segoe UI"/>
        </w:rPr>
        <w:t>Analytics,</w:t>
      </w:r>
      <w:r w:rsidRPr="005F4551">
        <w:rPr>
          <w:rFonts w:ascii="Segoe UI" w:hAnsi="Segoe UI" w:cs="Segoe UI"/>
        </w:rPr>
        <w:t xml:space="preserve"> we approached the data with a focus on </w:t>
      </w:r>
    </w:p>
    <w:p w14:paraId="77DDB389" w14:textId="77777777" w:rsidR="0004480D" w:rsidRPr="005F4551" w:rsidRDefault="0004480D" w:rsidP="00551A56">
      <w:pPr>
        <w:pBdr>
          <w:top w:val="nil"/>
          <w:left w:val="nil"/>
          <w:bottom w:val="nil"/>
          <w:right w:val="nil"/>
          <w:between w:val="nil"/>
        </w:pBdr>
        <w:spacing w:after="0"/>
        <w:rPr>
          <w:rFonts w:ascii="Segoe UI" w:hAnsi="Segoe UI" w:cs="Segoe UI"/>
        </w:rPr>
      </w:pPr>
    </w:p>
    <w:p w14:paraId="4427A04B" w14:textId="7A60E2AA" w:rsidR="0004480D" w:rsidRPr="005F4551" w:rsidRDefault="0004480D" w:rsidP="0004480D">
      <w:pPr>
        <w:pStyle w:val="ListParagraph"/>
        <w:numPr>
          <w:ilvl w:val="0"/>
          <w:numId w:val="12"/>
        </w:numPr>
        <w:pBdr>
          <w:top w:val="nil"/>
          <w:left w:val="nil"/>
          <w:bottom w:val="nil"/>
          <w:right w:val="nil"/>
          <w:between w:val="nil"/>
        </w:pBdr>
        <w:spacing w:after="0"/>
        <w:rPr>
          <w:rFonts w:ascii="Segoe UI" w:hAnsi="Segoe UI" w:cs="Segoe UI"/>
        </w:rPr>
      </w:pPr>
      <w:r w:rsidRPr="005F4551">
        <w:rPr>
          <w:rFonts w:ascii="Segoe UI" w:hAnsi="Segoe UI" w:cs="Segoe UI"/>
        </w:rPr>
        <w:t xml:space="preserve">Prescriptive </w:t>
      </w:r>
    </w:p>
    <w:p w14:paraId="6AA263CD" w14:textId="1B6B53B9" w:rsidR="0004480D" w:rsidRPr="005F4551" w:rsidRDefault="0004480D" w:rsidP="0004480D">
      <w:pPr>
        <w:pStyle w:val="ListParagraph"/>
        <w:numPr>
          <w:ilvl w:val="0"/>
          <w:numId w:val="12"/>
        </w:numPr>
        <w:pBdr>
          <w:top w:val="nil"/>
          <w:left w:val="nil"/>
          <w:bottom w:val="nil"/>
          <w:right w:val="nil"/>
          <w:between w:val="nil"/>
        </w:pBdr>
        <w:spacing w:after="0"/>
        <w:rPr>
          <w:rFonts w:ascii="Segoe UI" w:hAnsi="Segoe UI" w:cs="Segoe UI"/>
        </w:rPr>
      </w:pPr>
      <w:r w:rsidRPr="005F4551">
        <w:rPr>
          <w:rFonts w:ascii="Segoe UI" w:hAnsi="Segoe UI" w:cs="Segoe UI"/>
        </w:rPr>
        <w:t xml:space="preserve">Descriptive </w:t>
      </w:r>
    </w:p>
    <w:p w14:paraId="2DD8DF2A" w14:textId="004EA044" w:rsidR="0004480D" w:rsidRPr="005F4551" w:rsidRDefault="0004480D" w:rsidP="0004480D">
      <w:pPr>
        <w:pStyle w:val="ListParagraph"/>
        <w:numPr>
          <w:ilvl w:val="0"/>
          <w:numId w:val="12"/>
        </w:numPr>
        <w:pBdr>
          <w:top w:val="nil"/>
          <w:left w:val="nil"/>
          <w:bottom w:val="nil"/>
          <w:right w:val="nil"/>
          <w:between w:val="nil"/>
        </w:pBdr>
        <w:spacing w:after="0"/>
        <w:rPr>
          <w:rFonts w:ascii="Segoe UI" w:hAnsi="Segoe UI" w:cs="Segoe UI"/>
        </w:rPr>
      </w:pPr>
      <w:r w:rsidRPr="005F4551">
        <w:rPr>
          <w:rFonts w:ascii="Segoe UI" w:hAnsi="Segoe UI" w:cs="Segoe UI"/>
        </w:rPr>
        <w:t>Predictive</w:t>
      </w:r>
    </w:p>
    <w:p w14:paraId="017CF15F" w14:textId="77777777" w:rsidR="0004480D" w:rsidRPr="005F4551" w:rsidRDefault="0004480D" w:rsidP="0004480D">
      <w:pPr>
        <w:pBdr>
          <w:top w:val="nil"/>
          <w:left w:val="nil"/>
          <w:bottom w:val="nil"/>
          <w:right w:val="nil"/>
          <w:between w:val="nil"/>
        </w:pBdr>
        <w:spacing w:after="0"/>
        <w:rPr>
          <w:rFonts w:ascii="Segoe UI" w:hAnsi="Segoe UI" w:cs="Segoe UI"/>
        </w:rPr>
      </w:pPr>
    </w:p>
    <w:p w14:paraId="3FE53203" w14:textId="054D6DCE" w:rsidR="0004480D" w:rsidRPr="005F4551" w:rsidRDefault="0004480D" w:rsidP="0004480D">
      <w:pPr>
        <w:pBdr>
          <w:top w:val="nil"/>
          <w:left w:val="nil"/>
          <w:bottom w:val="nil"/>
          <w:right w:val="nil"/>
          <w:between w:val="nil"/>
        </w:pBdr>
        <w:spacing w:after="0"/>
        <w:rPr>
          <w:rFonts w:ascii="Segoe UI" w:hAnsi="Segoe UI" w:cs="Segoe UI"/>
        </w:rPr>
      </w:pPr>
      <w:r w:rsidRPr="005F4551">
        <w:rPr>
          <w:rFonts w:ascii="Segoe UI" w:hAnsi="Segoe UI" w:cs="Segoe UI"/>
        </w:rPr>
        <w:t xml:space="preserve">Analytics can be vase but this </w:t>
      </w:r>
      <w:r w:rsidR="00B615A7" w:rsidRPr="005F4551">
        <w:rPr>
          <w:rFonts w:ascii="Segoe UI" w:hAnsi="Segoe UI" w:cs="Segoe UI"/>
        </w:rPr>
        <w:t>methodology</w:t>
      </w:r>
      <w:r w:rsidRPr="005F4551">
        <w:rPr>
          <w:rFonts w:ascii="Segoe UI" w:hAnsi="Segoe UI" w:cs="Segoe UI"/>
        </w:rPr>
        <w:t xml:space="preserve"> is </w:t>
      </w:r>
      <w:r w:rsidR="00B615A7" w:rsidRPr="005F4551">
        <w:rPr>
          <w:rFonts w:ascii="Segoe UI" w:hAnsi="Segoe UI" w:cs="Segoe UI"/>
        </w:rPr>
        <w:t>complementary</w:t>
      </w:r>
      <w:r w:rsidRPr="005F4551">
        <w:rPr>
          <w:rFonts w:ascii="Segoe UI" w:hAnsi="Segoe UI" w:cs="Segoe UI"/>
        </w:rPr>
        <w:t xml:space="preserve"> and valuable to business success and survival </w:t>
      </w:r>
      <w:r w:rsidR="00E2007B" w:rsidRPr="005F4551">
        <w:rPr>
          <w:rFonts w:ascii="Segoe UI" w:hAnsi="Segoe UI" w:cs="Segoe UI"/>
        </w:rPr>
        <w:fldChar w:fldCharType="begin"/>
      </w:r>
      <w:r w:rsidR="00E2007B" w:rsidRPr="005F4551">
        <w:rPr>
          <w:rFonts w:ascii="Segoe UI" w:hAnsi="Segoe UI" w:cs="Segoe UI"/>
        </w:rPr>
        <w:instrText xml:space="preserve"> ADDIN ZOTERO_ITEM CSL_CITATION {"citationID":"R2jeP4Na","properties":{"formattedCitation":"(University of New South Wales, 2020)","plainCitation":"(University of New South Wales, 2020)","noteIndex":0},"citationItems":[{"id":999,"uris":["http://zotero.org/users/9288811/items/XUU4BLJV"],"itemData":{"id":999,"type":"webpage","abstract":"Descriptive, prescriptive and predictive analytics provide insight into the data that today's businesses run on. Learn what they are and how they differ.","container-title":"Business Analytics","language":"en","title":"Descriptive vs. Prescriptive vs. Predictive Analytics Explained","URL":"https://www.techtarget.com/searchbusinessanalytics/tip/Descriptive-vs-prescriptive-vs-predictive-analytics-explained","author":[{"family":"University of New South Wales","given":""}],"accessed":{"date-parts":[["2023",5,3]]},"issued":{"date-parts":[["2020"]]},"citation-key":"university_of_new_south_wales_descriptive_2020"}}],"schema":"https://github.com/citation-style-language/schema/raw/master/csl-citation.json"} </w:instrText>
      </w:r>
      <w:r w:rsidR="00E2007B" w:rsidRPr="005F4551">
        <w:rPr>
          <w:rFonts w:ascii="Segoe UI" w:hAnsi="Segoe UI" w:cs="Segoe UI"/>
        </w:rPr>
        <w:fldChar w:fldCharType="separate"/>
      </w:r>
      <w:r w:rsidR="00E2007B" w:rsidRPr="005F4551">
        <w:rPr>
          <w:rFonts w:ascii="Segoe UI" w:hAnsi="Segoe UI" w:cs="Segoe UI"/>
        </w:rPr>
        <w:t>(University of New South Wales, 2020)</w:t>
      </w:r>
      <w:r w:rsidR="00E2007B" w:rsidRPr="005F4551">
        <w:rPr>
          <w:rFonts w:ascii="Segoe UI" w:hAnsi="Segoe UI" w:cs="Segoe UI"/>
        </w:rPr>
        <w:fldChar w:fldCharType="end"/>
      </w:r>
      <w:r w:rsidR="005F7293" w:rsidRPr="005F4551">
        <w:rPr>
          <w:rFonts w:ascii="Segoe UI" w:hAnsi="Segoe UI" w:cs="Segoe UI"/>
        </w:rPr>
        <w:t xml:space="preserve">.  We will utilize the tools available to create insights that will highlight growth </w:t>
      </w:r>
      <w:r w:rsidR="00F9662C" w:rsidRPr="005F4551">
        <w:rPr>
          <w:rFonts w:ascii="Segoe UI" w:hAnsi="Segoe UI" w:cs="Segoe UI"/>
        </w:rPr>
        <w:t>strategies</w:t>
      </w:r>
      <w:r w:rsidR="003D0681" w:rsidRPr="005F4551">
        <w:rPr>
          <w:rFonts w:ascii="Segoe UI" w:hAnsi="Segoe UI" w:cs="Segoe UI"/>
        </w:rPr>
        <w:t>.</w:t>
      </w:r>
    </w:p>
    <w:p w14:paraId="70CC9AF7" w14:textId="77777777" w:rsidR="0004480D" w:rsidRPr="005F4551" w:rsidRDefault="0004480D" w:rsidP="0004480D">
      <w:pPr>
        <w:pBdr>
          <w:top w:val="nil"/>
          <w:left w:val="nil"/>
          <w:bottom w:val="nil"/>
          <w:right w:val="nil"/>
          <w:between w:val="nil"/>
        </w:pBdr>
        <w:spacing w:after="0"/>
        <w:rPr>
          <w:rFonts w:ascii="Segoe UI" w:hAnsi="Segoe UI" w:cs="Segoe UI"/>
        </w:rPr>
      </w:pPr>
    </w:p>
    <w:p w14:paraId="6875F993" w14:textId="515F72CD" w:rsidR="0004480D" w:rsidRPr="005F4551" w:rsidRDefault="0004480D" w:rsidP="0004480D">
      <w:pPr>
        <w:pBdr>
          <w:top w:val="nil"/>
          <w:left w:val="nil"/>
          <w:bottom w:val="nil"/>
          <w:right w:val="nil"/>
          <w:between w:val="nil"/>
        </w:pBdr>
        <w:spacing w:after="0"/>
        <w:rPr>
          <w:rFonts w:ascii="Segoe UI" w:hAnsi="Segoe UI" w:cs="Segoe UI"/>
        </w:rPr>
      </w:pPr>
      <w:r w:rsidRPr="005F4551">
        <w:rPr>
          <w:rFonts w:ascii="Segoe UI" w:hAnsi="Segoe UI" w:cs="Segoe UI"/>
        </w:rPr>
        <w:t xml:space="preserve">It’s also important </w:t>
      </w:r>
      <w:r w:rsidR="00E2007B" w:rsidRPr="005F4551">
        <w:rPr>
          <w:rFonts w:ascii="Segoe UI" w:hAnsi="Segoe UI" w:cs="Segoe UI"/>
        </w:rPr>
        <w:t xml:space="preserve">for the business to maintain a cognitive recognition of </w:t>
      </w:r>
      <w:r w:rsidR="00BA5284">
        <w:rPr>
          <w:rFonts w:ascii="Segoe UI" w:hAnsi="Segoe UI" w:cs="Segoe UI"/>
        </w:rPr>
        <w:t>consumers'</w:t>
      </w:r>
      <w:r w:rsidR="00E2007B" w:rsidRPr="005F4551">
        <w:rPr>
          <w:rFonts w:ascii="Segoe UI" w:hAnsi="Segoe UI" w:cs="Segoe UI"/>
        </w:rPr>
        <w:t xml:space="preserve"> capabilities and needs in terms of their daily lives. </w:t>
      </w:r>
      <w:r w:rsidRPr="005F4551">
        <w:rPr>
          <w:rFonts w:ascii="Segoe UI" w:hAnsi="Segoe UI" w:cs="Segoe UI"/>
        </w:rPr>
        <w:t xml:space="preserve"> </w:t>
      </w:r>
      <w:r w:rsidR="00E2007B" w:rsidRPr="005F4551">
        <w:rPr>
          <w:rFonts w:ascii="Segoe UI" w:hAnsi="Segoe UI" w:cs="Segoe UI"/>
        </w:rPr>
        <w:t xml:space="preserve">Purchase behaviour directly reflects needs, desires, material and non-physical interests </w:t>
      </w:r>
      <w:r w:rsidR="00E2007B" w:rsidRPr="005F4551">
        <w:rPr>
          <w:rFonts w:ascii="Segoe UI" w:hAnsi="Segoe UI" w:cs="Segoe UI"/>
        </w:rPr>
        <w:fldChar w:fldCharType="begin"/>
      </w:r>
      <w:r w:rsidR="00E2007B" w:rsidRPr="005F4551">
        <w:rPr>
          <w:rFonts w:ascii="Segoe UI" w:hAnsi="Segoe UI" w:cs="Segoe UI"/>
        </w:rPr>
        <w:instrText xml:space="preserve"> ADDIN ZOTERO_ITEM CSL_CITATION {"citationID":"QrsPV20V","properties":{"formattedCitation":"(Tao et al., 2022)","plainCitation":"(Tao et al., 2022)","noteIndex":0},"citationItems":[{"id":1020,"uris":["http://zotero.org/users/9288811/items/EJBMMAZX"],"itemData":{"id":1020,"type":"article-journal","abstract":"The COVID-19 pandemic has had a profound psychological and behavioral impact on people around the world. Consumer purchase behaviors have thus changed greatly, and consumer services companies need to adjust their business models to adapt to this change. From the perspective of consumer psychology, this paper explores the impact of consumer purchase behavior changes over the course of the pandemic on the business model design of consumer services companies using a representative survey of 1,742 individuals. Our results show that changes in consumer purchase behavior have a significant impact on the design of consumer services firms’ business models. Specifically, changes in consumers’ purchase object, motive, and timeframe are more likely to spark a novelty-centered business model design, whereas changes in purchase method tend to inspire an efficiency-centered one. Our findings provide a theoretical reference for consumer services companies in designing business models when faced with unexpected crises.","container-title":"Frontiers in Psychology","ISSN":"1664-1078","source":"Frontiers","title":"The Impact of Consumer Purchase Behavior Changes on the Business Model Design of Consumer Services Companies Over the Course of COVID-19","URL":"https://www.frontiersin.org/articles/10.3389/fpsyg.2022.818845","volume":"13","author":[{"family":"Tao","given":"Hu"},{"family":"Sun","given":"Xin"},{"family":"Liu","given":"Xia"},{"family":"Tian","given":"Jinfang"},{"family":"Zhang","given":"Di"}],"accessed":{"date-parts":[["2023",5,5]]},"issued":{"date-parts":[["2022"]]},"citation-key":"tao_impact_2022"}}],"schema":"https://github.com/citation-style-language/schema/raw/master/csl-citation.json"} </w:instrText>
      </w:r>
      <w:r w:rsidR="00E2007B" w:rsidRPr="005F4551">
        <w:rPr>
          <w:rFonts w:ascii="Segoe UI" w:hAnsi="Segoe UI" w:cs="Segoe UI"/>
        </w:rPr>
        <w:fldChar w:fldCharType="separate"/>
      </w:r>
      <w:r w:rsidR="00E2007B" w:rsidRPr="005F4551">
        <w:rPr>
          <w:rFonts w:ascii="Segoe UI" w:hAnsi="Segoe UI" w:cs="Segoe UI"/>
        </w:rPr>
        <w:t>(Tao et al., 2022)</w:t>
      </w:r>
      <w:r w:rsidR="00E2007B" w:rsidRPr="005F4551">
        <w:rPr>
          <w:rFonts w:ascii="Segoe UI" w:hAnsi="Segoe UI" w:cs="Segoe UI"/>
        </w:rPr>
        <w:fldChar w:fldCharType="end"/>
      </w:r>
      <w:r w:rsidR="00E2007B" w:rsidRPr="005F4551">
        <w:rPr>
          <w:rFonts w:ascii="Segoe UI" w:hAnsi="Segoe UI" w:cs="Segoe UI"/>
        </w:rPr>
        <w:t xml:space="preserve">.  External influences </w:t>
      </w:r>
      <w:r w:rsidR="003D0681" w:rsidRPr="005F4551">
        <w:rPr>
          <w:rFonts w:ascii="Segoe UI" w:hAnsi="Segoe UI" w:cs="Segoe UI"/>
        </w:rPr>
        <w:t>are attributed</w:t>
      </w:r>
      <w:r w:rsidR="00E2007B" w:rsidRPr="005F4551">
        <w:rPr>
          <w:rFonts w:ascii="Segoe UI" w:hAnsi="Segoe UI" w:cs="Segoe UI"/>
        </w:rPr>
        <w:t xml:space="preserve"> to </w:t>
      </w:r>
      <w:r w:rsidR="005F7293" w:rsidRPr="005F4551">
        <w:rPr>
          <w:rFonts w:ascii="Segoe UI" w:hAnsi="Segoe UI" w:cs="Segoe UI"/>
        </w:rPr>
        <w:t xml:space="preserve">these.  These can then </w:t>
      </w:r>
      <w:r w:rsidR="00E2007B" w:rsidRPr="005F4551">
        <w:rPr>
          <w:rFonts w:ascii="Segoe UI" w:hAnsi="Segoe UI" w:cs="Segoe UI"/>
        </w:rPr>
        <w:t>be beneficial in buying predictions</w:t>
      </w:r>
      <w:r w:rsidR="005F7293" w:rsidRPr="005F4551">
        <w:rPr>
          <w:rFonts w:ascii="Segoe UI" w:hAnsi="Segoe UI" w:cs="Segoe UI"/>
        </w:rPr>
        <w:t xml:space="preserve"> of consumer psychology</w:t>
      </w:r>
      <w:r w:rsidR="00E2007B" w:rsidRPr="005F4551">
        <w:rPr>
          <w:rFonts w:ascii="Segoe UI" w:hAnsi="Segoe UI" w:cs="Segoe UI"/>
        </w:rPr>
        <w:t>,</w:t>
      </w:r>
      <w:r w:rsidR="005F7293" w:rsidRPr="005F4551">
        <w:rPr>
          <w:rFonts w:ascii="Segoe UI" w:hAnsi="Segoe UI" w:cs="Segoe UI"/>
        </w:rPr>
        <w:t xml:space="preserve"> using influences</w:t>
      </w:r>
      <w:r w:rsidR="00E2007B" w:rsidRPr="005F4551">
        <w:rPr>
          <w:rFonts w:ascii="Segoe UI" w:hAnsi="Segoe UI" w:cs="Segoe UI"/>
        </w:rPr>
        <w:t xml:space="preserve"> such as current trends, climate, </w:t>
      </w:r>
      <w:r w:rsidR="00BA5284">
        <w:rPr>
          <w:rFonts w:ascii="Segoe UI" w:hAnsi="Segoe UI" w:cs="Segoe UI"/>
        </w:rPr>
        <w:t xml:space="preserve">and </w:t>
      </w:r>
      <w:r w:rsidR="005F7293" w:rsidRPr="005F4551">
        <w:rPr>
          <w:rFonts w:ascii="Segoe UI" w:hAnsi="Segoe UI" w:cs="Segoe UI"/>
        </w:rPr>
        <w:t xml:space="preserve">economic and political circumstances </w:t>
      </w:r>
      <w:r w:rsidR="005F7293" w:rsidRPr="005F4551">
        <w:rPr>
          <w:rFonts w:ascii="Segoe UI" w:hAnsi="Segoe UI" w:cs="Segoe UI"/>
        </w:rPr>
        <w:fldChar w:fldCharType="begin"/>
      </w:r>
      <w:r w:rsidR="005F7293" w:rsidRPr="005F4551">
        <w:rPr>
          <w:rFonts w:ascii="Segoe UI" w:hAnsi="Segoe UI" w:cs="Segoe UI"/>
        </w:rPr>
        <w:instrText xml:space="preserve"> ADDIN ZOTERO_ITEM CSL_CITATION {"citationID":"pGo9iR2k","properties":{"formattedCitation":"(Tao et al., 2022)","plainCitation":"(Tao et al., 2022)","noteIndex":0},"citationItems":[{"id":1020,"uris":["http://zotero.org/users/9288811/items/EJBMMAZX"],"itemData":{"id":1020,"type":"article-journal","abstract":"The COVID-19 pandemic has had a profound psychological and behavioral impact on people around the world. Consumer purchase behaviors have thus changed greatly, and consumer services companies need to adjust their business models to adapt to this change. From the perspective of consumer psychology, this paper explores the impact of consumer purchase behavior changes over the course of the pandemic on the business model design of consumer services companies using a representative survey of 1,742 individuals. Our results show that changes in consumer purchase behavior have a significant impact on the design of consumer services firms’ business models. Specifically, changes in consumers’ purchase object, motive, and timeframe are more likely to spark a novelty-centered business model design, whereas changes in purchase method tend to inspire an efficiency-centered one. Our findings provide a theoretical reference for consumer services companies in designing business models when faced with unexpected crises.","container-title":"Frontiers in Psychology","ISSN":"1664-1078","source":"Frontiers","title":"The Impact of Consumer Purchase Behavior Changes on the Business Model Design of Consumer Services Companies Over the Course of COVID-19","URL":"https://www.frontiersin.org/articles/10.3389/fpsyg.2022.818845","volume":"13","author":[{"family":"Tao","given":"Hu"},{"family":"Sun","given":"Xin"},{"family":"Liu","given":"Xia"},{"family":"Tian","given":"Jinfang"},{"family":"Zhang","given":"Di"}],"accessed":{"date-parts":[["2023",5,5]]},"issued":{"date-parts":[["2022"]]},"citation-key":"tao_impact_2022"}}],"schema":"https://github.com/citation-style-language/schema/raw/master/csl-citation.json"} </w:instrText>
      </w:r>
      <w:r w:rsidR="005F7293" w:rsidRPr="005F4551">
        <w:rPr>
          <w:rFonts w:ascii="Segoe UI" w:hAnsi="Segoe UI" w:cs="Segoe UI"/>
        </w:rPr>
        <w:fldChar w:fldCharType="separate"/>
      </w:r>
      <w:r w:rsidR="005F7293" w:rsidRPr="005F4551">
        <w:rPr>
          <w:rFonts w:ascii="Segoe UI" w:hAnsi="Segoe UI" w:cs="Segoe UI"/>
        </w:rPr>
        <w:t>(Tao et al., 2022)</w:t>
      </w:r>
      <w:r w:rsidR="005F7293" w:rsidRPr="005F4551">
        <w:rPr>
          <w:rFonts w:ascii="Segoe UI" w:hAnsi="Segoe UI" w:cs="Segoe UI"/>
        </w:rPr>
        <w:fldChar w:fldCharType="end"/>
      </w:r>
    </w:p>
    <w:p w14:paraId="000B7197" w14:textId="77777777" w:rsidR="00551A56" w:rsidRPr="002A4A54" w:rsidRDefault="00551A56" w:rsidP="00551A56">
      <w:pPr>
        <w:pBdr>
          <w:top w:val="nil"/>
          <w:left w:val="nil"/>
          <w:bottom w:val="nil"/>
          <w:right w:val="nil"/>
          <w:between w:val="nil"/>
        </w:pBdr>
        <w:spacing w:after="0"/>
        <w:rPr>
          <w:b/>
          <w:bCs/>
          <w:sz w:val="26"/>
          <w:szCs w:val="26"/>
        </w:rPr>
      </w:pPr>
    </w:p>
    <w:p w14:paraId="68B46A03" w14:textId="68A3465E" w:rsidR="00A84E12" w:rsidRPr="0076052C" w:rsidRDefault="00A84E12" w:rsidP="0022212D">
      <w:pPr>
        <w:pStyle w:val="Heading3"/>
        <w:rPr>
          <w:color w:val="808080"/>
          <w:sz w:val="32"/>
          <w:szCs w:val="32"/>
        </w:rPr>
      </w:pPr>
      <w:bookmarkStart w:id="31" w:name="_Toc134223195"/>
      <w:r w:rsidRPr="0076052C">
        <w:rPr>
          <w:color w:val="808080"/>
          <w:sz w:val="32"/>
          <w:szCs w:val="32"/>
        </w:rPr>
        <w:t>Exploratory Data Analysis for Data understanding</w:t>
      </w:r>
      <w:bookmarkEnd w:id="31"/>
    </w:p>
    <w:p w14:paraId="6C53ED33" w14:textId="77777777" w:rsidR="00A84E12" w:rsidRDefault="00A84E12" w:rsidP="00A84E12">
      <w:pPr>
        <w:pBdr>
          <w:top w:val="nil"/>
          <w:left w:val="nil"/>
          <w:bottom w:val="nil"/>
          <w:right w:val="nil"/>
          <w:between w:val="nil"/>
        </w:pBdr>
        <w:spacing w:after="0"/>
        <w:rPr>
          <w:color w:val="000000"/>
        </w:rPr>
      </w:pPr>
    </w:p>
    <w:p w14:paraId="6ABF9DE2" w14:textId="3F664DCC" w:rsidR="00A84E12" w:rsidRPr="005F4551" w:rsidRDefault="00A84E12" w:rsidP="00A84E12">
      <w:pPr>
        <w:shd w:val="clear" w:color="auto" w:fill="FFFFFF"/>
        <w:spacing w:before="100" w:beforeAutospacing="1" w:after="100" w:afterAutospacing="1" w:line="240" w:lineRule="auto"/>
        <w:jc w:val="left"/>
        <w:rPr>
          <w:rFonts w:ascii="Segoe UI" w:eastAsia="Times New Roman" w:hAnsi="Segoe UI" w:cs="Segoe UI"/>
          <w:lang w:val="en-IE"/>
        </w:rPr>
      </w:pPr>
      <w:r w:rsidRPr="005F4551">
        <w:rPr>
          <w:rFonts w:ascii="Segoe UI" w:eastAsia="Times New Roman" w:hAnsi="Segoe UI" w:cs="Segoe UI"/>
          <w:lang w:val="en-IE"/>
        </w:rPr>
        <w:t xml:space="preserve">EDA immediately shows the distribution of all the Features to give an insight </w:t>
      </w:r>
      <w:r w:rsidR="00BA5284">
        <w:rPr>
          <w:rFonts w:ascii="Segoe UI" w:eastAsia="Times New Roman" w:hAnsi="Segoe UI" w:cs="Segoe UI"/>
          <w:lang w:val="en-IE"/>
        </w:rPr>
        <w:t>into</w:t>
      </w:r>
      <w:r w:rsidRPr="005F4551">
        <w:rPr>
          <w:rFonts w:ascii="Segoe UI" w:eastAsia="Times New Roman" w:hAnsi="Segoe UI" w:cs="Segoe UI"/>
          <w:lang w:val="en-IE"/>
        </w:rPr>
        <w:t xml:space="preserve"> how </w:t>
      </w:r>
      <w:r w:rsidR="00BA5284">
        <w:rPr>
          <w:rFonts w:ascii="Segoe UI" w:eastAsia="Times New Roman" w:hAnsi="Segoe UI" w:cs="Segoe UI"/>
          <w:lang w:val="en-IE"/>
        </w:rPr>
        <w:t xml:space="preserve">to </w:t>
      </w:r>
      <w:r w:rsidRPr="005F4551">
        <w:rPr>
          <w:rFonts w:ascii="Segoe UI" w:eastAsia="Times New Roman" w:hAnsi="Segoe UI" w:cs="Segoe UI"/>
          <w:lang w:val="en-IE"/>
        </w:rPr>
        <w:t>approach cleaning and Feature Selection</w:t>
      </w:r>
    </w:p>
    <w:p w14:paraId="5418D7B8" w14:textId="77777777" w:rsidR="00A84E12" w:rsidRPr="005F4551" w:rsidRDefault="00A84E12" w:rsidP="00A84E12">
      <w:pPr>
        <w:pBdr>
          <w:top w:val="nil"/>
          <w:left w:val="nil"/>
          <w:bottom w:val="nil"/>
          <w:right w:val="nil"/>
          <w:between w:val="nil"/>
        </w:pBdr>
        <w:spacing w:after="0"/>
        <w:rPr>
          <w:rFonts w:ascii="Segoe UI" w:hAnsi="Segoe UI" w:cs="Segoe UI"/>
          <w:color w:val="000000"/>
        </w:rPr>
      </w:pPr>
    </w:p>
    <w:p w14:paraId="581887E8" w14:textId="232E9DF0" w:rsidR="00A84E12" w:rsidRPr="005F4551" w:rsidRDefault="00A84E12" w:rsidP="00A84E12">
      <w:pPr>
        <w:rPr>
          <w:ins w:id="32" w:author="Krystin McDermott" w:date="2023-05-03T18:03:00Z"/>
          <w:rFonts w:ascii="Segoe UI" w:hAnsi="Segoe UI" w:cs="Segoe UI"/>
        </w:rPr>
      </w:pPr>
      <w:ins w:id="33" w:author="Krystin McDermott" w:date="2023-05-03T18:04:00Z">
        <w:r w:rsidRPr="005F4551">
          <w:rPr>
            <w:rFonts w:ascii="Segoe UI" w:hAnsi="Segoe UI" w:cs="Segoe UI"/>
          </w:rPr>
          <w:t xml:space="preserve">The Dataset provided on Kaggle had a tabulated csv file that required us </w:t>
        </w:r>
      </w:ins>
      <w:r w:rsidR="003D0681" w:rsidRPr="005F4551">
        <w:rPr>
          <w:rFonts w:ascii="Segoe UI" w:hAnsi="Segoe UI" w:cs="Segoe UI"/>
        </w:rPr>
        <w:t>to render</w:t>
      </w:r>
      <w:ins w:id="34" w:author="Krystin McDermott" w:date="2023-05-03T18:04:00Z">
        <w:r w:rsidRPr="005F4551">
          <w:rPr>
            <w:rFonts w:ascii="Segoe UI" w:hAnsi="Segoe UI" w:cs="Segoe UI"/>
          </w:rPr>
          <w:t xml:space="preserve"> it </w:t>
        </w:r>
      </w:ins>
      <w:ins w:id="35" w:author="Krystin McDermott" w:date="2023-05-03T18:03:00Z">
        <w:r w:rsidRPr="005F4551">
          <w:rPr>
            <w:rFonts w:ascii="Segoe UI" w:hAnsi="Segoe UI" w:cs="Segoe UI"/>
          </w:rPr>
          <w:t xml:space="preserve">into a data frame by specifying the separator as </w:t>
        </w:r>
        <w:proofErr w:type="gramStart"/>
        <w:r w:rsidRPr="005F4551">
          <w:rPr>
            <w:rFonts w:ascii="Segoe UI" w:hAnsi="Segoe UI" w:cs="Segoe UI"/>
          </w:rPr>
          <w:t>“ \</w:t>
        </w:r>
        <w:proofErr w:type="gramEnd"/>
        <w:r w:rsidRPr="005F4551">
          <w:rPr>
            <w:rFonts w:ascii="Segoe UI" w:hAnsi="Segoe UI" w:cs="Segoe UI"/>
          </w:rPr>
          <w:t>t”</w:t>
        </w:r>
      </w:ins>
    </w:p>
    <w:p w14:paraId="4022B5DC" w14:textId="2B38A4A5" w:rsidR="00A84E12" w:rsidRPr="005F4551" w:rsidRDefault="00A84E12" w:rsidP="00A84E12">
      <w:pPr>
        <w:spacing w:before="240" w:after="240"/>
        <w:rPr>
          <w:rFonts w:ascii="Segoe UI" w:hAnsi="Segoe UI" w:cs="Segoe UI"/>
        </w:rPr>
      </w:pPr>
      <w:ins w:id="36" w:author="Krystin McDermott" w:date="2023-05-03T18:03:00Z">
        <w:r w:rsidRPr="005F4551">
          <w:rPr>
            <w:rFonts w:ascii="Segoe UI" w:hAnsi="Segoe UI" w:cs="Segoe UI"/>
          </w:rPr>
          <w:t xml:space="preserve">The </w:t>
        </w:r>
      </w:ins>
      <w:r w:rsidR="00BA5284">
        <w:rPr>
          <w:rFonts w:ascii="Segoe UI" w:hAnsi="Segoe UI" w:cs="Segoe UI"/>
        </w:rPr>
        <w:t>data frame</w:t>
      </w:r>
      <w:ins w:id="37" w:author="Krystin McDermott" w:date="2023-05-03T18:03:00Z">
        <w:r w:rsidRPr="005F4551">
          <w:rPr>
            <w:rFonts w:ascii="Segoe UI" w:hAnsi="Segoe UI" w:cs="Segoe UI"/>
          </w:rPr>
          <w:t xml:space="preserve"> contained 29 features each with 2240 observations except for the float type feature “Income </w:t>
        </w:r>
      </w:ins>
      <w:r w:rsidR="003D0681" w:rsidRPr="005F4551">
        <w:rPr>
          <w:rFonts w:ascii="Segoe UI" w:hAnsi="Segoe UI" w:cs="Segoe UI"/>
        </w:rPr>
        <w:t>“with</w:t>
      </w:r>
      <w:ins w:id="38" w:author="Krystin McDermott" w:date="2023-05-03T18:03:00Z">
        <w:r w:rsidRPr="005F4551">
          <w:rPr>
            <w:rFonts w:ascii="Segoe UI" w:hAnsi="Segoe UI" w:cs="Segoe UI"/>
          </w:rPr>
          <w:t xml:space="preserve"> 24 missing values. Other object</w:t>
        </w:r>
      </w:ins>
      <w:r w:rsidRPr="005F4551">
        <w:rPr>
          <w:rFonts w:ascii="Segoe UI" w:hAnsi="Segoe UI" w:cs="Segoe UI"/>
        </w:rPr>
        <w:t>-</w:t>
      </w:r>
      <w:ins w:id="39" w:author="Krystin McDermott" w:date="2023-05-03T18:03:00Z">
        <w:r w:rsidRPr="005F4551">
          <w:rPr>
            <w:rFonts w:ascii="Segoe UI" w:hAnsi="Segoe UI" w:cs="Segoe UI"/>
          </w:rPr>
          <w:t>type include</w:t>
        </w:r>
      </w:ins>
      <w:r w:rsidRPr="005F4551">
        <w:rPr>
          <w:rFonts w:ascii="Segoe UI" w:hAnsi="Segoe UI" w:cs="Segoe UI"/>
        </w:rPr>
        <w:t>s</w:t>
      </w:r>
      <w:ins w:id="40" w:author="Krystin McDermott" w:date="2023-05-03T18:03:00Z">
        <w:r w:rsidRPr="005F4551">
          <w:rPr>
            <w:rFonts w:ascii="Segoe UI" w:hAnsi="Segoe UI" w:cs="Segoe UI"/>
          </w:rPr>
          <w:t xml:space="preserve"> integer and object types.</w:t>
        </w:r>
      </w:ins>
    </w:p>
    <w:p w14:paraId="4BCA8AA0" w14:textId="2372EBE8" w:rsidR="00A84E12" w:rsidRPr="005F4551" w:rsidRDefault="00A84E12" w:rsidP="00A84E12">
      <w:pPr>
        <w:shd w:val="clear" w:color="auto" w:fill="FFFFFF"/>
        <w:spacing w:before="100" w:beforeAutospacing="1" w:after="100" w:afterAutospacing="1" w:line="240" w:lineRule="auto"/>
        <w:jc w:val="left"/>
        <w:rPr>
          <w:rFonts w:ascii="Segoe UI" w:eastAsia="Times New Roman" w:hAnsi="Segoe UI" w:cs="Segoe UI"/>
          <w:lang w:val="en-IE"/>
        </w:rPr>
      </w:pPr>
      <w:r w:rsidRPr="005F4551">
        <w:rPr>
          <w:rFonts w:ascii="Segoe UI" w:eastAsia="Times New Roman" w:hAnsi="Segoe UI" w:cs="Segoe UI"/>
          <w:lang w:val="en-IE"/>
        </w:rPr>
        <w:t xml:space="preserve">'Education' and 'Marital Status' have categorical values that we will encode </w:t>
      </w:r>
      <w:r w:rsidR="00BA5284">
        <w:rPr>
          <w:rFonts w:ascii="Segoe UI" w:eastAsia="Times New Roman" w:hAnsi="Segoe UI" w:cs="Segoe UI"/>
          <w:lang w:val="en-IE"/>
        </w:rPr>
        <w:t>to</w:t>
      </w:r>
      <w:r w:rsidRPr="005F4551">
        <w:rPr>
          <w:rFonts w:ascii="Segoe UI" w:eastAsia="Times New Roman" w:hAnsi="Segoe UI" w:cs="Segoe UI"/>
          <w:lang w:val="en-IE"/>
        </w:rPr>
        <w:t xml:space="preserve"> get a numerical </w:t>
      </w:r>
      <w:r w:rsidR="003D0681" w:rsidRPr="005F4551">
        <w:rPr>
          <w:rFonts w:ascii="Segoe UI" w:eastAsia="Times New Roman" w:hAnsi="Segoe UI" w:cs="Segoe UI"/>
          <w:lang w:val="en-IE"/>
        </w:rPr>
        <w:t>dataset.</w:t>
      </w:r>
    </w:p>
    <w:p w14:paraId="343503AD" w14:textId="34002E4F" w:rsidR="00A84E12" w:rsidRPr="005F4551" w:rsidRDefault="00A84E12" w:rsidP="00A84E12">
      <w:pPr>
        <w:shd w:val="clear" w:color="auto" w:fill="FFFFFF"/>
        <w:spacing w:after="240" w:line="240" w:lineRule="auto"/>
        <w:jc w:val="left"/>
        <w:rPr>
          <w:rFonts w:ascii="Segoe UI" w:eastAsia="Times New Roman" w:hAnsi="Segoe UI" w:cs="Segoe UI"/>
          <w:lang w:val="en-IE"/>
        </w:rPr>
      </w:pPr>
      <w:r w:rsidRPr="005F4551">
        <w:rPr>
          <w:rFonts w:ascii="Segoe UI" w:eastAsia="Times New Roman" w:hAnsi="Segoe UI" w:cs="Segoe UI"/>
          <w:lang w:val="en-IE"/>
        </w:rPr>
        <w:t xml:space="preserve">'Dt_Customer' is in a datetime format that will need to be </w:t>
      </w:r>
      <w:r w:rsidR="003D0681" w:rsidRPr="005F4551">
        <w:rPr>
          <w:rFonts w:ascii="Segoe UI" w:eastAsia="Times New Roman" w:hAnsi="Segoe UI" w:cs="Segoe UI"/>
          <w:lang w:val="en-IE"/>
        </w:rPr>
        <w:t>converted.</w:t>
      </w:r>
    </w:p>
    <w:p w14:paraId="70DADEBC" w14:textId="111E17D2" w:rsidR="00A84E12" w:rsidRPr="005F4551" w:rsidRDefault="00A84E12" w:rsidP="00A84E12">
      <w:pPr>
        <w:spacing w:before="240" w:after="240"/>
        <w:rPr>
          <w:rFonts w:ascii="Segoe UI" w:hAnsi="Segoe UI" w:cs="Segoe UI"/>
        </w:rPr>
      </w:pPr>
      <w:ins w:id="41" w:author="Krystin McDermott" w:date="2023-05-03T18:03:00Z">
        <w:r w:rsidRPr="005F4551">
          <w:rPr>
            <w:rFonts w:ascii="Segoe UI" w:hAnsi="Segoe UI" w:cs="Segoe UI"/>
          </w:rPr>
          <w:t xml:space="preserve">There are zero valid data values in the data frame variables including values in the amounts spent on some products including Fish, </w:t>
        </w:r>
      </w:ins>
      <w:proofErr w:type="spellStart"/>
      <w:r w:rsidR="003D0681" w:rsidRPr="005F4551">
        <w:rPr>
          <w:rFonts w:ascii="Segoe UI" w:hAnsi="Segoe UI" w:cs="Segoe UI"/>
        </w:rPr>
        <w:t>zfruits</w:t>
      </w:r>
      <w:proofErr w:type="spellEnd"/>
      <w:r w:rsidR="003D0681" w:rsidRPr="005F4551">
        <w:rPr>
          <w:rFonts w:ascii="Segoe UI" w:hAnsi="Segoe UI" w:cs="Segoe UI"/>
        </w:rPr>
        <w:t>,</w:t>
      </w:r>
      <w:ins w:id="42" w:author="Krystin McDermott" w:date="2023-05-03T18:03:00Z">
        <w:r w:rsidRPr="005F4551">
          <w:rPr>
            <w:rFonts w:ascii="Segoe UI" w:hAnsi="Segoe UI" w:cs="Segoe UI"/>
          </w:rPr>
          <w:t xml:space="preserve"> </w:t>
        </w:r>
      </w:ins>
      <w:r w:rsidR="000B4107">
        <w:rPr>
          <w:rFonts w:ascii="Segoe UI" w:hAnsi="Segoe UI" w:cs="Segoe UI"/>
        </w:rPr>
        <w:t>sweets,</w:t>
      </w:r>
      <w:ins w:id="43" w:author="Krystin McDermott" w:date="2023-05-03T18:03:00Z">
        <w:r w:rsidRPr="005F4551">
          <w:rPr>
            <w:rFonts w:ascii="Segoe UI" w:hAnsi="Segoe UI" w:cs="Segoe UI"/>
          </w:rPr>
          <w:t xml:space="preserve"> and catalog purchases</w:t>
        </w:r>
      </w:ins>
    </w:p>
    <w:p w14:paraId="179FB8CD" w14:textId="48CE399B" w:rsidR="00A84E12" w:rsidRPr="005F4551" w:rsidRDefault="00A84E12" w:rsidP="00A84E12">
      <w:pPr>
        <w:shd w:val="clear" w:color="auto" w:fill="FFFFFF"/>
        <w:spacing w:after="240" w:line="240" w:lineRule="auto"/>
        <w:jc w:val="left"/>
        <w:rPr>
          <w:rFonts w:ascii="Segoe UI" w:eastAsia="Times New Roman" w:hAnsi="Segoe UI" w:cs="Segoe UI"/>
          <w:lang w:val="en-IE"/>
        </w:rPr>
      </w:pPr>
      <w:r w:rsidRPr="005F4551">
        <w:rPr>
          <w:rFonts w:ascii="Segoe UI" w:eastAsia="Times New Roman" w:hAnsi="Segoe UI" w:cs="Segoe UI"/>
          <w:lang w:val="en-IE"/>
        </w:rPr>
        <w:t xml:space="preserve">Marital_Status contains unrecognizable values so we will convert them to </w:t>
      </w:r>
      <w:r w:rsidR="003D0681" w:rsidRPr="005F4551">
        <w:rPr>
          <w:rFonts w:ascii="Segoe UI" w:eastAsia="Times New Roman" w:hAnsi="Segoe UI" w:cs="Segoe UI"/>
          <w:lang w:val="en-IE"/>
        </w:rPr>
        <w:t>Null.</w:t>
      </w:r>
    </w:p>
    <w:p w14:paraId="65815687" w14:textId="576413B2" w:rsidR="00A84E12" w:rsidRPr="005F4551" w:rsidRDefault="00A84E12" w:rsidP="00A84E12">
      <w:pPr>
        <w:shd w:val="clear" w:color="auto" w:fill="FFFFFF"/>
        <w:spacing w:after="240" w:line="240" w:lineRule="auto"/>
        <w:jc w:val="left"/>
        <w:rPr>
          <w:rFonts w:ascii="Segoe UI" w:eastAsia="Times New Roman" w:hAnsi="Segoe UI" w:cs="Segoe UI"/>
          <w:lang w:val="en-IE"/>
        </w:rPr>
      </w:pPr>
      <w:r w:rsidRPr="005F4551">
        <w:rPr>
          <w:rFonts w:ascii="Segoe UI" w:eastAsia="Times New Roman" w:hAnsi="Segoe UI" w:cs="Segoe UI"/>
          <w:lang w:val="en-IE"/>
        </w:rPr>
        <w:t xml:space="preserve">We drop the following columns as they do not hold information </w:t>
      </w:r>
      <w:r w:rsidR="000B4107">
        <w:rPr>
          <w:rFonts w:ascii="Segoe UI" w:eastAsia="Times New Roman" w:hAnsi="Segoe UI" w:cs="Segoe UI"/>
          <w:lang w:val="en-IE"/>
        </w:rPr>
        <w:t>about</w:t>
      </w:r>
      <w:r w:rsidRPr="005F4551">
        <w:rPr>
          <w:rFonts w:ascii="Segoe UI" w:eastAsia="Times New Roman" w:hAnsi="Segoe UI" w:cs="Segoe UI"/>
          <w:lang w:val="en-IE"/>
        </w:rPr>
        <w:t xml:space="preserve"> our business </w:t>
      </w:r>
      <w:r w:rsidR="003D0681" w:rsidRPr="005F4551">
        <w:rPr>
          <w:rFonts w:ascii="Segoe UI" w:eastAsia="Times New Roman" w:hAnsi="Segoe UI" w:cs="Segoe UI"/>
          <w:lang w:val="en-IE"/>
        </w:rPr>
        <w:t>plan.</w:t>
      </w:r>
    </w:p>
    <w:p w14:paraId="2DE172E1" w14:textId="6A8784C1" w:rsidR="00A84E12" w:rsidRPr="005F4551" w:rsidRDefault="00A84E12" w:rsidP="002A4A54">
      <w:pPr>
        <w:pStyle w:val="ListParagraph"/>
        <w:numPr>
          <w:ilvl w:val="0"/>
          <w:numId w:val="13"/>
        </w:numPr>
        <w:shd w:val="clear" w:color="auto" w:fill="FFFFFF"/>
        <w:spacing w:after="240" w:line="240" w:lineRule="auto"/>
        <w:jc w:val="left"/>
        <w:rPr>
          <w:rFonts w:ascii="Segoe UI" w:eastAsia="Times New Roman" w:hAnsi="Segoe UI" w:cs="Segoe UI"/>
          <w:lang w:val="en-IE"/>
        </w:rPr>
      </w:pPr>
      <w:r w:rsidRPr="005F4551">
        <w:rPr>
          <w:rFonts w:ascii="Segoe UI" w:eastAsia="Times New Roman" w:hAnsi="Segoe UI" w:cs="Segoe UI"/>
          <w:lang w:val="en-IE"/>
        </w:rPr>
        <w:t xml:space="preserve">Campaign </w:t>
      </w:r>
      <w:r w:rsidR="0024711D" w:rsidRPr="005F4551">
        <w:rPr>
          <w:rFonts w:ascii="Segoe UI" w:eastAsia="Times New Roman" w:hAnsi="Segoe UI" w:cs="Segoe UI"/>
          <w:lang w:val="en-IE"/>
        </w:rPr>
        <w:t>Marketing</w:t>
      </w:r>
    </w:p>
    <w:p w14:paraId="3D00E28D" w14:textId="78939248" w:rsidR="00A84E12" w:rsidRPr="005F4551" w:rsidRDefault="00A84E12" w:rsidP="002A4A54">
      <w:pPr>
        <w:pStyle w:val="ListParagraph"/>
        <w:numPr>
          <w:ilvl w:val="0"/>
          <w:numId w:val="13"/>
        </w:numPr>
        <w:shd w:val="clear" w:color="auto" w:fill="FFFFFF"/>
        <w:spacing w:after="240" w:line="240" w:lineRule="auto"/>
        <w:jc w:val="left"/>
        <w:rPr>
          <w:rFonts w:ascii="Segoe UI" w:eastAsia="Times New Roman" w:hAnsi="Segoe UI" w:cs="Segoe UI"/>
          <w:lang w:val="en-IE"/>
        </w:rPr>
      </w:pPr>
      <w:r w:rsidRPr="005F4551">
        <w:rPr>
          <w:rFonts w:ascii="Segoe UI" w:eastAsia="Times New Roman" w:hAnsi="Segoe UI" w:cs="Segoe UI"/>
          <w:lang w:val="en-IE"/>
        </w:rPr>
        <w:t>Complain</w:t>
      </w:r>
    </w:p>
    <w:p w14:paraId="660019A1" w14:textId="36531F01" w:rsidR="00A84E12" w:rsidRPr="005F4551" w:rsidRDefault="00A84E12" w:rsidP="002A4A54">
      <w:pPr>
        <w:pStyle w:val="ListParagraph"/>
        <w:numPr>
          <w:ilvl w:val="0"/>
          <w:numId w:val="13"/>
        </w:numPr>
        <w:shd w:val="clear" w:color="auto" w:fill="FFFFFF"/>
        <w:spacing w:after="240" w:line="240" w:lineRule="auto"/>
        <w:jc w:val="left"/>
        <w:rPr>
          <w:rFonts w:ascii="Segoe UI" w:eastAsia="Times New Roman" w:hAnsi="Segoe UI" w:cs="Segoe UI"/>
          <w:lang w:val="en-IE"/>
        </w:rPr>
      </w:pPr>
      <w:r w:rsidRPr="005F4551">
        <w:rPr>
          <w:rFonts w:ascii="Segoe UI" w:eastAsia="Times New Roman" w:hAnsi="Segoe UI" w:cs="Segoe UI"/>
          <w:lang w:val="en-IE"/>
        </w:rPr>
        <w:t>Z_CostContract</w:t>
      </w:r>
    </w:p>
    <w:p w14:paraId="2CE43099" w14:textId="7E5FA72C" w:rsidR="00A84E12" w:rsidRPr="005F4551" w:rsidRDefault="00A84E12" w:rsidP="002A4A54">
      <w:pPr>
        <w:pStyle w:val="ListParagraph"/>
        <w:numPr>
          <w:ilvl w:val="0"/>
          <w:numId w:val="13"/>
        </w:numPr>
        <w:shd w:val="clear" w:color="auto" w:fill="FFFFFF"/>
        <w:spacing w:after="240" w:line="240" w:lineRule="auto"/>
        <w:jc w:val="left"/>
        <w:rPr>
          <w:rFonts w:ascii="Segoe UI" w:eastAsia="Times New Roman" w:hAnsi="Segoe UI" w:cs="Segoe UI"/>
          <w:lang w:val="en-IE"/>
        </w:rPr>
      </w:pPr>
      <w:r w:rsidRPr="005F4551">
        <w:rPr>
          <w:rFonts w:ascii="Segoe UI" w:eastAsia="Times New Roman" w:hAnsi="Segoe UI" w:cs="Segoe UI"/>
          <w:lang w:val="en-IE"/>
        </w:rPr>
        <w:t>Z_Revenue</w:t>
      </w:r>
    </w:p>
    <w:p w14:paraId="3833E03B" w14:textId="22491EDB" w:rsidR="00A84E12" w:rsidRDefault="00A84E12" w:rsidP="0022212D">
      <w:pPr>
        <w:pStyle w:val="ListParagraph"/>
        <w:numPr>
          <w:ilvl w:val="0"/>
          <w:numId w:val="13"/>
        </w:numPr>
        <w:shd w:val="clear" w:color="auto" w:fill="FFFFFF"/>
        <w:spacing w:after="240" w:line="240" w:lineRule="auto"/>
        <w:jc w:val="left"/>
        <w:rPr>
          <w:rFonts w:ascii="Segoe UI" w:eastAsia="Times New Roman" w:hAnsi="Segoe UI" w:cs="Segoe UI"/>
          <w:lang w:val="en-IE"/>
        </w:rPr>
      </w:pPr>
      <w:r w:rsidRPr="005F4551">
        <w:rPr>
          <w:rFonts w:ascii="Segoe UI" w:eastAsia="Times New Roman" w:hAnsi="Segoe UI" w:cs="Segoe UI"/>
          <w:lang w:val="en-IE"/>
        </w:rPr>
        <w:t>Response</w:t>
      </w:r>
    </w:p>
    <w:p w14:paraId="340F5B4D" w14:textId="77777777" w:rsidR="00B615A7" w:rsidRPr="005F4551" w:rsidRDefault="00B615A7" w:rsidP="00B615A7">
      <w:pPr>
        <w:pStyle w:val="ListParagraph"/>
        <w:shd w:val="clear" w:color="auto" w:fill="FFFFFF"/>
        <w:spacing w:after="240" w:line="240" w:lineRule="auto"/>
        <w:jc w:val="left"/>
        <w:rPr>
          <w:rFonts w:ascii="Segoe UI" w:eastAsia="Times New Roman" w:hAnsi="Segoe UI" w:cs="Segoe UI"/>
          <w:lang w:val="en-IE"/>
        </w:rPr>
      </w:pPr>
    </w:p>
    <w:p w14:paraId="369604E6" w14:textId="6A316D0E" w:rsidR="00A84E12" w:rsidRPr="0076052C" w:rsidRDefault="00A84E12" w:rsidP="0076052C">
      <w:pPr>
        <w:pStyle w:val="Heading3"/>
        <w:rPr>
          <w:color w:val="808080"/>
          <w:sz w:val="32"/>
          <w:szCs w:val="32"/>
        </w:rPr>
      </w:pPr>
      <w:bookmarkStart w:id="44" w:name="_Toc134223196"/>
      <w:r w:rsidRPr="0076052C">
        <w:rPr>
          <w:color w:val="808080"/>
          <w:sz w:val="32"/>
          <w:szCs w:val="32"/>
        </w:rPr>
        <w:t>Data Cleaning and Preparation</w:t>
      </w:r>
      <w:bookmarkEnd w:id="44"/>
    </w:p>
    <w:p w14:paraId="15FEF42F" w14:textId="049A8CC9" w:rsidR="00A84E12" w:rsidRPr="005F4551" w:rsidRDefault="00A84E12" w:rsidP="00A84E12">
      <w:pPr>
        <w:spacing w:before="240" w:after="240"/>
        <w:rPr>
          <w:rFonts w:ascii="Segoe UI" w:hAnsi="Segoe UI" w:cs="Segoe UI"/>
        </w:rPr>
      </w:pPr>
      <w:r w:rsidRPr="005F4551">
        <w:rPr>
          <w:rFonts w:ascii="Segoe UI" w:hAnsi="Segoe UI" w:cs="Segoe UI"/>
        </w:rPr>
        <w:t xml:space="preserve">The object type variables “Marital status “, </w:t>
      </w:r>
      <w:r w:rsidR="000B4107">
        <w:rPr>
          <w:rFonts w:ascii="Segoe UI" w:hAnsi="Segoe UI" w:cs="Segoe UI"/>
        </w:rPr>
        <w:t xml:space="preserve">and </w:t>
      </w:r>
      <w:r w:rsidRPr="005F4551">
        <w:rPr>
          <w:rFonts w:ascii="Segoe UI" w:hAnsi="Segoe UI" w:cs="Segoe UI"/>
        </w:rPr>
        <w:t xml:space="preserve">“Education” were analyzed, values falling outside the distinct class context within </w:t>
      </w:r>
      <w:r w:rsidR="000B4107">
        <w:rPr>
          <w:rFonts w:ascii="Segoe UI" w:hAnsi="Segoe UI" w:cs="Segoe UI"/>
        </w:rPr>
        <w:t xml:space="preserve">the </w:t>
      </w:r>
      <w:r w:rsidRPr="005F4551">
        <w:rPr>
          <w:rFonts w:ascii="Segoe UI" w:hAnsi="Segoe UI" w:cs="Segoe UI"/>
        </w:rPr>
        <w:t xml:space="preserve">Marital Status variable “YOLO'' and Absurd” were first replaced with </w:t>
      </w:r>
      <w:r w:rsidR="003D0681" w:rsidRPr="005F4551">
        <w:rPr>
          <w:rFonts w:ascii="Segoe UI" w:hAnsi="Segoe UI" w:cs="Segoe UI"/>
        </w:rPr>
        <w:t>“Nan</w:t>
      </w:r>
      <w:r w:rsidRPr="005F4551">
        <w:rPr>
          <w:rFonts w:ascii="Segoe UI" w:hAnsi="Segoe UI" w:cs="Segoe UI"/>
        </w:rPr>
        <w:t xml:space="preserve"> </w:t>
      </w:r>
      <w:proofErr w:type="gramStart"/>
      <w:r w:rsidRPr="005F4551">
        <w:rPr>
          <w:rFonts w:ascii="Segoe UI" w:hAnsi="Segoe UI" w:cs="Segoe UI"/>
        </w:rPr>
        <w:t>“ values</w:t>
      </w:r>
      <w:proofErr w:type="gramEnd"/>
      <w:r w:rsidRPr="005F4551">
        <w:rPr>
          <w:rFonts w:ascii="Segoe UI" w:hAnsi="Segoe UI" w:cs="Segoe UI"/>
        </w:rPr>
        <w:t xml:space="preserve"> and dropped since they constitute less than 5% of the data.</w:t>
      </w:r>
    </w:p>
    <w:p w14:paraId="6A1B952B" w14:textId="2D17995F" w:rsidR="00A84E12" w:rsidRPr="005F4551" w:rsidRDefault="00A84E12" w:rsidP="00A84E12">
      <w:pPr>
        <w:spacing w:before="240" w:after="240"/>
        <w:rPr>
          <w:rFonts w:ascii="Segoe UI" w:hAnsi="Segoe UI" w:cs="Segoe UI"/>
        </w:rPr>
      </w:pPr>
      <w:r w:rsidRPr="005F4551">
        <w:rPr>
          <w:rFonts w:ascii="Segoe UI" w:hAnsi="Segoe UI" w:cs="Segoe UI"/>
        </w:rPr>
        <w:t>These variables were further engineered by encoding to convert them to numerical types that can then be computerized.</w:t>
      </w:r>
    </w:p>
    <w:p w14:paraId="2AE8031F" w14:textId="61C4A962" w:rsidR="00A84E12" w:rsidRPr="005F4551" w:rsidRDefault="000B4107" w:rsidP="00A84E12">
      <w:pPr>
        <w:spacing w:before="240" w:after="240"/>
        <w:rPr>
          <w:rFonts w:ascii="Segoe UI" w:hAnsi="Segoe UI" w:cs="Segoe UI"/>
        </w:rPr>
      </w:pPr>
      <w:r>
        <w:rPr>
          <w:rFonts w:ascii="Segoe UI" w:hAnsi="Segoe UI" w:cs="Segoe UI"/>
        </w:rPr>
        <w:t>The date</w:t>
      </w:r>
      <w:r w:rsidR="00A84E12" w:rsidRPr="005F4551">
        <w:rPr>
          <w:rFonts w:ascii="Segoe UI" w:hAnsi="Segoe UI" w:cs="Segoe UI"/>
        </w:rPr>
        <w:t xml:space="preserve"> of purchases </w:t>
      </w:r>
      <w:r>
        <w:rPr>
          <w:rFonts w:ascii="Segoe UI" w:hAnsi="Segoe UI" w:cs="Segoe UI"/>
        </w:rPr>
        <w:t>was</w:t>
      </w:r>
      <w:r w:rsidR="00A84E12" w:rsidRPr="005F4551">
        <w:rPr>
          <w:rFonts w:ascii="Segoe UI" w:hAnsi="Segoe UI" w:cs="Segoe UI"/>
        </w:rPr>
        <w:t xml:space="preserve"> also reformatted from object type to date-time format which </w:t>
      </w:r>
      <w:r w:rsidR="0022212D" w:rsidRPr="005F4551">
        <w:rPr>
          <w:rFonts w:ascii="Segoe UI" w:hAnsi="Segoe UI" w:cs="Segoe UI"/>
        </w:rPr>
        <w:t>represents</w:t>
      </w:r>
      <w:r w:rsidR="00A84E12" w:rsidRPr="005F4551">
        <w:rPr>
          <w:rFonts w:ascii="Segoe UI" w:hAnsi="Segoe UI" w:cs="Segoe UI"/>
        </w:rPr>
        <w:t xml:space="preserve"> the standard for time stamps and further converted to </w:t>
      </w:r>
      <w:r>
        <w:rPr>
          <w:rFonts w:ascii="Segoe UI" w:hAnsi="Segoe UI" w:cs="Segoe UI"/>
        </w:rPr>
        <w:t xml:space="preserve">the </w:t>
      </w:r>
      <w:r w:rsidR="00A84E12" w:rsidRPr="005F4551">
        <w:rPr>
          <w:rFonts w:ascii="Segoe UI" w:hAnsi="Segoe UI" w:cs="Segoe UI"/>
        </w:rPr>
        <w:t>integer type.</w:t>
      </w:r>
    </w:p>
    <w:p w14:paraId="3C96A3EF" w14:textId="60D0773E" w:rsidR="00A84E12" w:rsidRPr="005F4551" w:rsidRDefault="00A84E12" w:rsidP="00A84E12">
      <w:pPr>
        <w:spacing w:before="240" w:after="240"/>
        <w:rPr>
          <w:rFonts w:ascii="Segoe UI" w:hAnsi="Segoe UI" w:cs="Segoe UI"/>
        </w:rPr>
      </w:pPr>
      <w:r w:rsidRPr="005F4551">
        <w:rPr>
          <w:rFonts w:ascii="Segoe UI" w:hAnsi="Segoe UI" w:cs="Segoe UI"/>
        </w:rPr>
        <w:t xml:space="preserve">Variables considered to hold irrelevant information regarding the goal of this project were dropped. These </w:t>
      </w:r>
      <w:r w:rsidR="003D0681" w:rsidRPr="005F4551">
        <w:rPr>
          <w:rFonts w:ascii="Segoe UI" w:hAnsi="Segoe UI" w:cs="Segoe UI"/>
        </w:rPr>
        <w:t>include</w:t>
      </w:r>
      <w:r w:rsidRPr="005F4551">
        <w:rPr>
          <w:rFonts w:ascii="Segoe UI" w:hAnsi="Segoe UI" w:cs="Segoe UI"/>
        </w:rPr>
        <w:t xml:space="preserve"> Campaign marketing, complaint, </w:t>
      </w:r>
      <w:proofErr w:type="spellStart"/>
      <w:r w:rsidRPr="005F4551">
        <w:rPr>
          <w:rFonts w:ascii="Segoe UI" w:hAnsi="Segoe UI" w:cs="Segoe UI"/>
        </w:rPr>
        <w:t>z_Costcontract</w:t>
      </w:r>
      <w:proofErr w:type="spellEnd"/>
      <w:r w:rsidRPr="005F4551">
        <w:rPr>
          <w:rFonts w:ascii="Segoe UI" w:hAnsi="Segoe UI" w:cs="Segoe UI"/>
        </w:rPr>
        <w:t xml:space="preserve">, </w:t>
      </w:r>
      <w:proofErr w:type="spellStart"/>
      <w:r w:rsidRPr="005F4551">
        <w:rPr>
          <w:rFonts w:ascii="Segoe UI" w:hAnsi="Segoe UI" w:cs="Segoe UI"/>
        </w:rPr>
        <w:t>z_revenue</w:t>
      </w:r>
      <w:proofErr w:type="spellEnd"/>
      <w:r w:rsidR="000B4107">
        <w:rPr>
          <w:rFonts w:ascii="Segoe UI" w:hAnsi="Segoe UI" w:cs="Segoe UI"/>
        </w:rPr>
        <w:t>,</w:t>
      </w:r>
      <w:r w:rsidRPr="005F4551">
        <w:rPr>
          <w:rFonts w:ascii="Segoe UI" w:hAnsi="Segoe UI" w:cs="Segoe UI"/>
        </w:rPr>
        <w:t xml:space="preserve"> and response.</w:t>
      </w:r>
    </w:p>
    <w:p w14:paraId="4777AFF8" w14:textId="4611A832" w:rsidR="00DB1B8D" w:rsidRPr="005F4551" w:rsidRDefault="00A84E12" w:rsidP="0076052C">
      <w:pPr>
        <w:spacing w:before="240" w:after="240"/>
        <w:rPr>
          <w:rFonts w:ascii="Segoe UI" w:hAnsi="Segoe UI" w:cs="Segoe UI"/>
        </w:rPr>
      </w:pPr>
      <w:r w:rsidRPr="005F4551">
        <w:rPr>
          <w:rFonts w:ascii="Segoe UI" w:hAnsi="Segoe UI" w:cs="Segoe UI"/>
        </w:rPr>
        <w:lastRenderedPageBreak/>
        <w:t xml:space="preserve">The distribution of the missing values in “Income </w:t>
      </w:r>
      <w:r w:rsidR="000B4107">
        <w:rPr>
          <w:rFonts w:ascii="Segoe UI" w:hAnsi="Segoe UI" w:cs="Segoe UI"/>
        </w:rPr>
        <w:t>was</w:t>
      </w:r>
      <w:r w:rsidRPr="005F4551">
        <w:rPr>
          <w:rFonts w:ascii="Segoe UI" w:hAnsi="Segoe UI" w:cs="Segoe UI"/>
        </w:rPr>
        <w:t xml:space="preserve"> first observed to determine the most appropriate approach to resolve them”. Very few outliers, skew &gt;2, and normal distribution resolved to </w:t>
      </w:r>
      <w:r w:rsidR="000B4107">
        <w:rPr>
          <w:rFonts w:ascii="Segoe UI" w:hAnsi="Segoe UI" w:cs="Segoe UI"/>
        </w:rPr>
        <w:t>replace</w:t>
      </w:r>
      <w:r w:rsidRPr="005F4551">
        <w:rPr>
          <w:rFonts w:ascii="Segoe UI" w:hAnsi="Segoe UI" w:cs="Segoe UI"/>
        </w:rPr>
        <w:t xml:space="preserve"> missing values with the median value of the data values.</w:t>
      </w:r>
      <w:r w:rsidR="00DB1B8D" w:rsidRPr="005F4551">
        <w:rPr>
          <w:rFonts w:ascii="Segoe UI" w:hAnsi="Segoe UI" w:cs="Segoe UI"/>
        </w:rPr>
        <w:t xml:space="preserve"> </w:t>
      </w:r>
    </w:p>
    <w:p w14:paraId="77837004" w14:textId="77777777" w:rsidR="00DB1B8D" w:rsidRPr="0076052C" w:rsidRDefault="00DB1B8D" w:rsidP="0022212D">
      <w:pPr>
        <w:pStyle w:val="Heading3"/>
        <w:rPr>
          <w:color w:val="808080"/>
          <w:sz w:val="32"/>
          <w:szCs w:val="32"/>
        </w:rPr>
      </w:pPr>
      <w:bookmarkStart w:id="45" w:name="_Toc134223197"/>
      <w:r w:rsidRPr="0076052C">
        <w:rPr>
          <w:color w:val="808080"/>
          <w:sz w:val="32"/>
          <w:szCs w:val="32"/>
        </w:rPr>
        <w:t>Missing Values</w:t>
      </w:r>
      <w:bookmarkEnd w:id="45"/>
    </w:p>
    <w:p w14:paraId="086D41DE" w14:textId="77777777" w:rsidR="00DB1B8D" w:rsidRDefault="00DB1B8D" w:rsidP="00DB1B8D">
      <w:pPr>
        <w:rPr>
          <w:b/>
        </w:rPr>
      </w:pPr>
    </w:p>
    <w:p w14:paraId="6284913A" w14:textId="77777777" w:rsidR="00DB1B8D" w:rsidRPr="005F4551" w:rsidRDefault="00DB1B8D" w:rsidP="00DB1B8D">
      <w:pPr>
        <w:rPr>
          <w:rFonts w:ascii="Segoe UI" w:hAnsi="Segoe UI" w:cs="Segoe UI"/>
        </w:rPr>
      </w:pPr>
      <w:r w:rsidRPr="005F4551">
        <w:rPr>
          <w:rFonts w:ascii="Segoe UI" w:hAnsi="Segoe UI" w:cs="Segoe UI"/>
        </w:rPr>
        <w:t>24 missing values were identified in the “Income” feature and 4 in the “Marital Status” feature. The 4 missing values under Marital Status were dropped as they won’t impact the overall data loss. The 24 missing values under Income were replaced by the median of the feature as data is significantly skewed to the left.</w:t>
      </w:r>
    </w:p>
    <w:p w14:paraId="1066F056" w14:textId="28E77E6E" w:rsidR="0022212D" w:rsidRPr="005F4551" w:rsidRDefault="00DB1B8D" w:rsidP="001B3089">
      <w:pPr>
        <w:shd w:val="clear" w:color="auto" w:fill="FFFFFF"/>
        <w:rPr>
          <w:rFonts w:ascii="Segoe UI" w:eastAsia="Times New Roman" w:hAnsi="Segoe UI" w:cs="Segoe UI"/>
          <w:color w:val="000000"/>
        </w:rPr>
      </w:pPr>
      <w:r w:rsidRPr="005F4551">
        <w:rPr>
          <w:rFonts w:ascii="Segoe UI" w:hAnsi="Segoe UI" w:cs="Segoe UI"/>
        </w:rPr>
        <w:t xml:space="preserve">“Another technique is median imputation in which the missing values are replaced with the median value of the entire feature column. When the data is skewed, it is good to consider using the median value for replacing the missing values. Note that imputing missing data with median value can only be done with numerical data.” </w:t>
      </w:r>
      <w:r w:rsidRPr="005F4551">
        <w:rPr>
          <w:rFonts w:ascii="Segoe UI" w:eastAsia="Times New Roman" w:hAnsi="Segoe UI" w:cs="Segoe UI"/>
          <w:color w:val="000000"/>
        </w:rPr>
        <w:t>(Kumar, 2020)</w:t>
      </w:r>
    </w:p>
    <w:p w14:paraId="54BE7116" w14:textId="648D00DC" w:rsidR="00A84E12" w:rsidRPr="0076052C" w:rsidRDefault="00A84E12" w:rsidP="006A201F">
      <w:pPr>
        <w:pStyle w:val="Heading3"/>
        <w:rPr>
          <w:color w:val="808080"/>
          <w:sz w:val="32"/>
          <w:szCs w:val="32"/>
        </w:rPr>
      </w:pPr>
      <w:bookmarkStart w:id="46" w:name="_Toc134223198"/>
      <w:r w:rsidRPr="0076052C">
        <w:rPr>
          <w:color w:val="808080"/>
          <w:sz w:val="32"/>
          <w:szCs w:val="32"/>
        </w:rPr>
        <w:t>Feature Engineering</w:t>
      </w:r>
      <w:bookmarkEnd w:id="46"/>
      <w:r w:rsidRPr="0076052C">
        <w:rPr>
          <w:color w:val="808080"/>
          <w:sz w:val="32"/>
          <w:szCs w:val="32"/>
        </w:rPr>
        <w:t xml:space="preserve"> </w:t>
      </w:r>
    </w:p>
    <w:p w14:paraId="2EB6B22F" w14:textId="77777777" w:rsidR="00EA40DE" w:rsidRDefault="00EA40DE" w:rsidP="00EA40DE"/>
    <w:p w14:paraId="46B0FA25" w14:textId="77777777" w:rsidR="00EA40DE" w:rsidRPr="005F4551" w:rsidRDefault="00EA40DE" w:rsidP="00EA40DE">
      <w:pPr>
        <w:rPr>
          <w:rFonts w:ascii="Segoe UI" w:hAnsi="Segoe UI" w:cs="Segoe UI"/>
        </w:rPr>
      </w:pPr>
      <w:r w:rsidRPr="005F4551">
        <w:rPr>
          <w:rFonts w:ascii="Segoe UI" w:hAnsi="Segoe UI" w:cs="Segoe UI"/>
        </w:rPr>
        <w:t xml:space="preserve">Some features were modified and added to the dataset to aid in data understanding and visualization. </w:t>
      </w:r>
    </w:p>
    <w:p w14:paraId="64DBBA99" w14:textId="77777777" w:rsidR="00593E00" w:rsidRPr="005F4551" w:rsidRDefault="00593E00" w:rsidP="00EA40DE">
      <w:pPr>
        <w:rPr>
          <w:rFonts w:ascii="Segoe UI" w:hAnsi="Segoe UI" w:cs="Segoe UI"/>
        </w:rPr>
      </w:pPr>
    </w:p>
    <w:p w14:paraId="1B78D56A" w14:textId="00602FAE" w:rsidR="0022212D" w:rsidRPr="00B615A7" w:rsidRDefault="0022212D" w:rsidP="00EA40DE">
      <w:pPr>
        <w:rPr>
          <w:rFonts w:ascii="Segoe UI" w:hAnsi="Segoe UI" w:cs="Segoe UI"/>
          <w:b/>
          <w:bCs/>
        </w:rPr>
      </w:pPr>
      <w:r w:rsidRPr="005F4551">
        <w:rPr>
          <w:rFonts w:ascii="Segoe UI" w:hAnsi="Segoe UI" w:cs="Segoe UI"/>
          <w:b/>
          <w:bCs/>
        </w:rPr>
        <w:t xml:space="preserve">Profiling </w:t>
      </w:r>
    </w:p>
    <w:p w14:paraId="4157219A" w14:textId="5D45E270" w:rsidR="00EA40DE" w:rsidRPr="005F4551" w:rsidRDefault="00EA40DE" w:rsidP="00EA40DE">
      <w:pPr>
        <w:rPr>
          <w:rFonts w:ascii="Segoe UI" w:hAnsi="Segoe UI" w:cs="Segoe UI"/>
        </w:rPr>
      </w:pPr>
      <w:r w:rsidRPr="005F4551">
        <w:rPr>
          <w:rFonts w:ascii="Segoe UI" w:hAnsi="Segoe UI" w:cs="Segoe UI"/>
        </w:rPr>
        <w:t>This included transforming 'Dt_Customer' to the same format as '</w:t>
      </w:r>
      <w:proofErr w:type="spellStart"/>
      <w:r w:rsidRPr="005F4551">
        <w:rPr>
          <w:rFonts w:ascii="Segoe UI" w:hAnsi="Segoe UI" w:cs="Segoe UI"/>
        </w:rPr>
        <w:t>Year_Birth</w:t>
      </w:r>
      <w:proofErr w:type="spellEnd"/>
      <w:r w:rsidRPr="005F4551">
        <w:rPr>
          <w:rFonts w:ascii="Segoe UI" w:hAnsi="Segoe UI" w:cs="Segoe UI"/>
        </w:rPr>
        <w:t>' (</w:t>
      </w:r>
      <w:proofErr w:type="spellStart"/>
      <w:r w:rsidR="000B4107">
        <w:rPr>
          <w:rFonts w:ascii="Segoe UI" w:hAnsi="Segoe UI" w:cs="Segoe UI"/>
        </w:rPr>
        <w:t>DateTime</w:t>
      </w:r>
      <w:proofErr w:type="spellEnd"/>
      <w:r w:rsidRPr="005F4551">
        <w:rPr>
          <w:rFonts w:ascii="Segoe UI" w:hAnsi="Segoe UI" w:cs="Segoe UI"/>
        </w:rPr>
        <w:t xml:space="preserve">) and based on that we created a new column </w:t>
      </w:r>
      <w:r w:rsidR="003D0681" w:rsidRPr="005F4551">
        <w:rPr>
          <w:rFonts w:ascii="Segoe UI" w:hAnsi="Segoe UI" w:cs="Segoe UI"/>
        </w:rPr>
        <w:t>named ‘</w:t>
      </w:r>
      <w:proofErr w:type="spellStart"/>
      <w:r w:rsidRPr="005F4551">
        <w:rPr>
          <w:rFonts w:ascii="Segoe UI" w:hAnsi="Segoe UI" w:cs="Segoe UI"/>
        </w:rPr>
        <w:t>Consumer_Duration</w:t>
      </w:r>
      <w:proofErr w:type="spellEnd"/>
      <w:r w:rsidRPr="005F4551">
        <w:rPr>
          <w:rFonts w:ascii="Segoe UI" w:hAnsi="Segoe UI" w:cs="Segoe UI"/>
        </w:rPr>
        <w:t>' containing the number of years that the individual is a customer.</w:t>
      </w:r>
    </w:p>
    <w:p w14:paraId="7367686D" w14:textId="77777777" w:rsidR="00EA40DE" w:rsidRPr="005F4551" w:rsidRDefault="00EA40DE" w:rsidP="00EA40DE">
      <w:pPr>
        <w:rPr>
          <w:rFonts w:ascii="Segoe UI" w:hAnsi="Segoe UI" w:cs="Segoe UI"/>
        </w:rPr>
      </w:pPr>
    </w:p>
    <w:p w14:paraId="706679A7" w14:textId="51EB09D0" w:rsidR="00A84E12" w:rsidRPr="005F4551" w:rsidRDefault="00EA40DE" w:rsidP="00EA40DE">
      <w:pPr>
        <w:rPr>
          <w:rFonts w:ascii="Segoe UI" w:hAnsi="Segoe UI" w:cs="Segoe UI"/>
        </w:rPr>
      </w:pPr>
      <w:r w:rsidRPr="005F4551">
        <w:rPr>
          <w:rFonts w:ascii="Segoe UI" w:hAnsi="Segoe UI" w:cs="Segoe UI"/>
        </w:rPr>
        <w:t xml:space="preserve">An ‘Age’ column was created from the ‘Year_Birth’ column for general </w:t>
      </w:r>
      <w:r w:rsidR="003D0681" w:rsidRPr="005F4551">
        <w:rPr>
          <w:rFonts w:ascii="Segoe UI" w:hAnsi="Segoe UI" w:cs="Segoe UI"/>
        </w:rPr>
        <w:t>distinction.</w:t>
      </w:r>
    </w:p>
    <w:p w14:paraId="342CC09E" w14:textId="77777777" w:rsidR="00EA40DE" w:rsidRPr="005F4551" w:rsidRDefault="00EA40DE" w:rsidP="00EA40DE">
      <w:pPr>
        <w:spacing w:before="240" w:after="240"/>
        <w:rPr>
          <w:rFonts w:ascii="Segoe UI" w:hAnsi="Segoe UI" w:cs="Segoe UI"/>
        </w:rPr>
      </w:pPr>
      <w:r w:rsidRPr="005F4551">
        <w:rPr>
          <w:rFonts w:ascii="Segoe UI" w:hAnsi="Segoe UI" w:cs="Segoe UI"/>
        </w:rPr>
        <w:t xml:space="preserve">The ages of the customers were calculated by simply subtracting their birth year from the current year and a new column was appended and named “age”. The same was done to calculate the time interval between the customer’s last visit and the current date. These new columns were created for </w:t>
      </w:r>
      <w:r w:rsidRPr="005F4551">
        <w:rPr>
          <w:rFonts w:ascii="Segoe UI" w:hAnsi="Segoe UI" w:cs="Segoe UI"/>
        </w:rPr>
        <w:lastRenderedPageBreak/>
        <w:t>better understanding and viewing of the data. The old variables/ columns were dropped since they are no longer needed.</w:t>
      </w:r>
    </w:p>
    <w:p w14:paraId="33E62D50" w14:textId="77777777" w:rsidR="00EA40DE" w:rsidRDefault="00EA40DE" w:rsidP="00EA40DE">
      <w:pPr>
        <w:spacing w:before="240" w:after="240"/>
      </w:pPr>
    </w:p>
    <w:p w14:paraId="20652D95" w14:textId="77777777" w:rsidR="00EA40DE" w:rsidRPr="005F4551" w:rsidRDefault="00EA40DE" w:rsidP="00EA40DE">
      <w:pPr>
        <w:rPr>
          <w:rFonts w:ascii="Segoe UI" w:hAnsi="Segoe UI" w:cs="Segoe UI"/>
        </w:rPr>
      </w:pPr>
      <w:r w:rsidRPr="005F4551">
        <w:rPr>
          <w:rFonts w:ascii="Segoe UI" w:hAnsi="Segoe UI" w:cs="Segoe UI"/>
        </w:rPr>
        <w:t>Based on the feature “Age” customers were mapped into three different categories.</w:t>
      </w:r>
    </w:p>
    <w:p w14:paraId="64926699" w14:textId="77777777" w:rsidR="00EA40DE" w:rsidRPr="005F4551" w:rsidRDefault="00EA40DE" w:rsidP="00EA40DE">
      <w:pPr>
        <w:numPr>
          <w:ilvl w:val="0"/>
          <w:numId w:val="7"/>
        </w:numPr>
        <w:pBdr>
          <w:top w:val="nil"/>
          <w:left w:val="nil"/>
          <w:bottom w:val="nil"/>
          <w:right w:val="nil"/>
          <w:between w:val="nil"/>
        </w:pBdr>
        <w:spacing w:after="0"/>
        <w:rPr>
          <w:rFonts w:ascii="Segoe UI" w:hAnsi="Segoe UI" w:cs="Segoe UI"/>
        </w:rPr>
      </w:pPr>
      <w:r w:rsidRPr="005F4551">
        <w:rPr>
          <w:rFonts w:ascii="Segoe UI" w:hAnsi="Segoe UI" w:cs="Segoe UI"/>
          <w:color w:val="000000"/>
        </w:rPr>
        <w:t>Gen Z = between 0 and 30 years old</w:t>
      </w:r>
    </w:p>
    <w:p w14:paraId="5F76E1A2" w14:textId="77777777" w:rsidR="00EA40DE" w:rsidRPr="005F4551" w:rsidRDefault="00EA40DE" w:rsidP="00EA40DE">
      <w:pPr>
        <w:numPr>
          <w:ilvl w:val="0"/>
          <w:numId w:val="7"/>
        </w:numPr>
        <w:pBdr>
          <w:top w:val="nil"/>
          <w:left w:val="nil"/>
          <w:bottom w:val="nil"/>
          <w:right w:val="nil"/>
          <w:between w:val="nil"/>
        </w:pBdr>
        <w:spacing w:after="0"/>
        <w:rPr>
          <w:rFonts w:ascii="Segoe UI" w:hAnsi="Segoe UI" w:cs="Segoe UI"/>
        </w:rPr>
      </w:pPr>
      <w:r w:rsidRPr="005F4551">
        <w:rPr>
          <w:rFonts w:ascii="Segoe UI" w:hAnsi="Segoe UI" w:cs="Segoe UI"/>
          <w:color w:val="000000"/>
        </w:rPr>
        <w:t>Gen Y = between 31 and 55 years old</w:t>
      </w:r>
    </w:p>
    <w:p w14:paraId="6EBAECD3" w14:textId="77777777" w:rsidR="00EA40DE" w:rsidRPr="005F4551" w:rsidRDefault="00EA40DE" w:rsidP="00EA40DE">
      <w:pPr>
        <w:numPr>
          <w:ilvl w:val="0"/>
          <w:numId w:val="7"/>
        </w:numPr>
        <w:pBdr>
          <w:top w:val="nil"/>
          <w:left w:val="nil"/>
          <w:bottom w:val="nil"/>
          <w:right w:val="nil"/>
          <w:between w:val="nil"/>
        </w:pBdr>
        <w:rPr>
          <w:rFonts w:ascii="Segoe UI" w:hAnsi="Segoe UI" w:cs="Segoe UI"/>
        </w:rPr>
      </w:pPr>
      <w:r w:rsidRPr="005F4551">
        <w:rPr>
          <w:rFonts w:ascii="Segoe UI" w:hAnsi="Segoe UI" w:cs="Segoe UI"/>
          <w:color w:val="000000"/>
        </w:rPr>
        <w:t>Gen X = between 56 and 83 years old (excluding outliers)</w:t>
      </w:r>
    </w:p>
    <w:p w14:paraId="6F381F09" w14:textId="77777777" w:rsidR="00837EF5" w:rsidRPr="005F4551" w:rsidRDefault="00837EF5" w:rsidP="00231B09">
      <w:pPr>
        <w:spacing w:before="240" w:after="240"/>
        <w:rPr>
          <w:rFonts w:ascii="Segoe UI" w:hAnsi="Segoe UI" w:cs="Segoe UI"/>
        </w:rPr>
      </w:pPr>
    </w:p>
    <w:p w14:paraId="4B691E93" w14:textId="1081CDD4" w:rsidR="00EA40DE" w:rsidRPr="005F4551" w:rsidRDefault="00231B09" w:rsidP="00231B09">
      <w:pPr>
        <w:spacing w:before="240" w:after="240"/>
        <w:rPr>
          <w:rFonts w:ascii="Segoe UI" w:hAnsi="Segoe UI" w:cs="Segoe UI"/>
        </w:rPr>
      </w:pPr>
      <w:r w:rsidRPr="005F4551">
        <w:rPr>
          <w:rFonts w:ascii="Segoe UI" w:hAnsi="Segoe UI" w:cs="Segoe UI"/>
        </w:rPr>
        <w:t xml:space="preserve">Another column was created for total expenditure by adding the amounts spent on each product for each of the </w:t>
      </w:r>
      <w:r w:rsidR="00EA40DE" w:rsidRPr="005F4551">
        <w:rPr>
          <w:rFonts w:ascii="Segoe UI" w:hAnsi="Segoe UI" w:cs="Segoe UI"/>
        </w:rPr>
        <w:t>c</w:t>
      </w:r>
      <w:r w:rsidRPr="005F4551">
        <w:rPr>
          <w:rFonts w:ascii="Segoe UI" w:hAnsi="Segoe UI" w:cs="Segoe UI"/>
        </w:rPr>
        <w:t>ustomers.</w:t>
      </w:r>
    </w:p>
    <w:p w14:paraId="0791FF01" w14:textId="10FE837B" w:rsidR="00EA40DE" w:rsidRPr="005F4551" w:rsidRDefault="00EA40DE" w:rsidP="00EA40DE">
      <w:pPr>
        <w:rPr>
          <w:rFonts w:ascii="Segoe UI" w:hAnsi="Segoe UI" w:cs="Segoe UI"/>
        </w:rPr>
      </w:pPr>
      <w:r w:rsidRPr="005F4551">
        <w:rPr>
          <w:rFonts w:ascii="Segoe UI" w:hAnsi="Segoe UI" w:cs="Segoe UI"/>
        </w:rPr>
        <w:t>A new column named '</w:t>
      </w:r>
      <w:proofErr w:type="spellStart"/>
      <w:r w:rsidRPr="005F4551">
        <w:rPr>
          <w:rFonts w:ascii="Segoe UI" w:hAnsi="Segoe UI" w:cs="Segoe UI"/>
        </w:rPr>
        <w:t>Total_Children</w:t>
      </w:r>
      <w:proofErr w:type="spellEnd"/>
      <w:r w:rsidR="003D0681" w:rsidRPr="005F4551">
        <w:rPr>
          <w:rFonts w:ascii="Segoe UI" w:hAnsi="Segoe UI" w:cs="Segoe UI"/>
        </w:rPr>
        <w:t>’,</w:t>
      </w:r>
      <w:r w:rsidRPr="005F4551">
        <w:rPr>
          <w:rFonts w:ascii="Segoe UI" w:hAnsi="Segoe UI" w:cs="Segoe UI"/>
        </w:rPr>
        <w:t xml:space="preserve"> </w:t>
      </w:r>
      <w:r w:rsidR="0024711D" w:rsidRPr="005F4551">
        <w:rPr>
          <w:rFonts w:ascii="Segoe UI" w:hAnsi="Segoe UI" w:cs="Segoe UI"/>
        </w:rPr>
        <w:t>concatenated</w:t>
      </w:r>
      <w:r w:rsidRPr="005F4551">
        <w:rPr>
          <w:rFonts w:ascii="Segoe UI" w:hAnsi="Segoe UI" w:cs="Segoe UI"/>
        </w:rPr>
        <w:t xml:space="preserve"> from the which is the sum of the two original columns 'Kidhome' and 'Teenhome'. That will ultimately reduce the number of observations to be plotted and analyzed.</w:t>
      </w:r>
    </w:p>
    <w:p w14:paraId="1760CAE2" w14:textId="176B422A" w:rsidR="00EA40DE" w:rsidRPr="005F4551" w:rsidRDefault="00EA40DE" w:rsidP="00EA40DE">
      <w:pPr>
        <w:rPr>
          <w:rFonts w:ascii="Segoe UI" w:hAnsi="Segoe UI" w:cs="Segoe UI"/>
        </w:rPr>
      </w:pPr>
      <w:r w:rsidRPr="005F4551">
        <w:rPr>
          <w:rFonts w:ascii="Segoe UI" w:hAnsi="Segoe UI" w:cs="Segoe UI"/>
        </w:rPr>
        <w:t xml:space="preserve">From there we visualized ‘Total Spend’ for ‘Items Bought’ and </w:t>
      </w:r>
      <w:r w:rsidR="000B4107">
        <w:rPr>
          <w:rFonts w:ascii="Segoe UI" w:hAnsi="Segoe UI" w:cs="Segoe UI"/>
        </w:rPr>
        <w:t xml:space="preserve">the </w:t>
      </w:r>
      <w:r w:rsidRPr="005F4551">
        <w:rPr>
          <w:rFonts w:ascii="Segoe UI" w:hAnsi="Segoe UI" w:cs="Segoe UI"/>
        </w:rPr>
        <w:t>number of customers by spend profile.  These profiles were divided into low, average</w:t>
      </w:r>
      <w:r w:rsidR="000B4107">
        <w:rPr>
          <w:rFonts w:ascii="Segoe UI" w:hAnsi="Segoe UI" w:cs="Segoe UI"/>
        </w:rPr>
        <w:t>,</w:t>
      </w:r>
      <w:r w:rsidRPr="005F4551">
        <w:rPr>
          <w:rFonts w:ascii="Segoe UI" w:hAnsi="Segoe UI" w:cs="Segoe UI"/>
        </w:rPr>
        <w:t xml:space="preserve"> and high </w:t>
      </w:r>
      <w:r w:rsidR="000B4107">
        <w:rPr>
          <w:rFonts w:ascii="Segoe UI" w:hAnsi="Segoe UI" w:cs="Segoe UI"/>
        </w:rPr>
        <w:t>spending</w:t>
      </w:r>
      <w:r w:rsidRPr="005F4551">
        <w:rPr>
          <w:rFonts w:ascii="Segoe UI" w:hAnsi="Segoe UI" w:cs="Segoe UI"/>
        </w:rPr>
        <w:t xml:space="preserve">. </w:t>
      </w:r>
    </w:p>
    <w:p w14:paraId="3969399A" w14:textId="77777777" w:rsidR="00593E00" w:rsidRPr="005F4551" w:rsidRDefault="00593E00" w:rsidP="00EA40DE">
      <w:pPr>
        <w:rPr>
          <w:rFonts w:ascii="Segoe UI" w:hAnsi="Segoe UI" w:cs="Segoe UI"/>
        </w:rPr>
      </w:pPr>
    </w:p>
    <w:p w14:paraId="17C2378E" w14:textId="321EEB55" w:rsidR="00593E00" w:rsidRPr="005F4551" w:rsidRDefault="00593E00" w:rsidP="00EA40DE">
      <w:pPr>
        <w:rPr>
          <w:rFonts w:ascii="Segoe UI" w:hAnsi="Segoe UI" w:cs="Segoe UI"/>
          <w:b/>
          <w:bCs/>
        </w:rPr>
      </w:pPr>
      <w:r w:rsidRPr="005F4551">
        <w:rPr>
          <w:rFonts w:ascii="Segoe UI" w:hAnsi="Segoe UI" w:cs="Segoe UI"/>
          <w:b/>
          <w:bCs/>
        </w:rPr>
        <w:t xml:space="preserve">Correlations </w:t>
      </w:r>
    </w:p>
    <w:p w14:paraId="78A416B4" w14:textId="5C9D9523" w:rsidR="00DB1B8D" w:rsidRPr="005F4551" w:rsidRDefault="00DB1B8D" w:rsidP="00DB1B8D">
      <w:pPr>
        <w:spacing w:before="240" w:after="240"/>
        <w:rPr>
          <w:rFonts w:ascii="Segoe UI" w:hAnsi="Segoe UI" w:cs="Segoe UI"/>
        </w:rPr>
      </w:pPr>
      <w:r w:rsidRPr="005F4551">
        <w:rPr>
          <w:rFonts w:ascii="Segoe UI" w:hAnsi="Segoe UI" w:cs="Segoe UI"/>
        </w:rPr>
        <w:t>A correlation matrix was done to analyze the relationship between the variables in the dataset. For better viewing, diverging pallets were used and the values of the correlation were annotated.</w:t>
      </w:r>
    </w:p>
    <w:p w14:paraId="79393B89" w14:textId="08D5F537" w:rsidR="00DE28D6" w:rsidRPr="005F4551" w:rsidRDefault="00DB1B8D" w:rsidP="00DB1B8D">
      <w:pPr>
        <w:spacing w:before="240" w:after="240"/>
        <w:rPr>
          <w:rFonts w:ascii="Segoe UI" w:hAnsi="Segoe UI" w:cs="Segoe UI"/>
        </w:rPr>
      </w:pPr>
      <w:r w:rsidRPr="005F4551">
        <w:rPr>
          <w:rFonts w:ascii="Segoe UI" w:hAnsi="Segoe UI" w:cs="Segoe UI"/>
        </w:rPr>
        <w:t xml:space="preserve">It was observed that the highest positive correlation occurs between total spending and </w:t>
      </w:r>
      <w:r w:rsidR="000B4107">
        <w:rPr>
          <w:rFonts w:ascii="Segoe UI" w:hAnsi="Segoe UI" w:cs="Segoe UI"/>
        </w:rPr>
        <w:t xml:space="preserve">the </w:t>
      </w:r>
      <w:r w:rsidR="003D0681" w:rsidRPr="005F4551">
        <w:rPr>
          <w:rFonts w:ascii="Segoe UI" w:hAnsi="Segoe UI" w:cs="Segoe UI"/>
        </w:rPr>
        <w:t>number</w:t>
      </w:r>
      <w:r w:rsidRPr="005F4551">
        <w:rPr>
          <w:rFonts w:ascii="Segoe UI" w:hAnsi="Segoe UI" w:cs="Segoe UI"/>
        </w:rPr>
        <w:t xml:space="preserve"> of wines with (0.89) followed by meat (0.84) meaning more is spent on these products </w:t>
      </w:r>
      <w:r w:rsidR="000B4107">
        <w:rPr>
          <w:rFonts w:ascii="Segoe UI" w:hAnsi="Segoe UI" w:cs="Segoe UI"/>
        </w:rPr>
        <w:t>than</w:t>
      </w:r>
      <w:r w:rsidRPr="005F4551">
        <w:rPr>
          <w:rFonts w:ascii="Segoe UI" w:hAnsi="Segoe UI" w:cs="Segoe UI"/>
        </w:rPr>
        <w:t xml:space="preserve"> the total amount spent. The amount spent also correlated strongly </w:t>
      </w:r>
      <w:r w:rsidR="003D0681" w:rsidRPr="005F4551">
        <w:rPr>
          <w:rFonts w:ascii="Segoe UI" w:hAnsi="Segoe UI" w:cs="Segoe UI"/>
        </w:rPr>
        <w:t>with</w:t>
      </w:r>
      <w:r w:rsidRPr="005F4551">
        <w:rPr>
          <w:rFonts w:ascii="Segoe UI" w:hAnsi="Segoe UI" w:cs="Segoe UI"/>
        </w:rPr>
        <w:t xml:space="preserve"> income having </w:t>
      </w:r>
      <w:r w:rsidR="000B4107">
        <w:rPr>
          <w:rFonts w:ascii="Segoe UI" w:hAnsi="Segoe UI" w:cs="Segoe UI"/>
        </w:rPr>
        <w:t xml:space="preserve">a </w:t>
      </w:r>
      <w:r w:rsidRPr="005F4551">
        <w:rPr>
          <w:rFonts w:ascii="Segoe UI" w:hAnsi="Segoe UI" w:cs="Segoe UI"/>
        </w:rPr>
        <w:t>(0.79) correlation value. In these cases, age was not a determining factor.</w:t>
      </w:r>
    </w:p>
    <w:p w14:paraId="61BDB93D" w14:textId="4EA09EB9" w:rsidR="00DE28D6" w:rsidRPr="005F4551" w:rsidRDefault="00DE28D6" w:rsidP="00DB1B8D">
      <w:pPr>
        <w:spacing w:before="240" w:after="240"/>
        <w:rPr>
          <w:rFonts w:ascii="Segoe UI" w:hAnsi="Segoe UI" w:cs="Segoe UI"/>
        </w:rPr>
      </w:pPr>
      <w:r w:rsidRPr="005F4551">
        <w:rPr>
          <w:rFonts w:ascii="Segoe UI" w:hAnsi="Segoe UI" w:cs="Segoe UI"/>
        </w:rPr>
        <w:t xml:space="preserve">On the other hand, Income correlated negatively with the number of web visits showing that people with lower income checked the site more often than people with higher income. The number of children also had a slightly negative correlation with total </w:t>
      </w:r>
      <w:r w:rsidR="000B4107">
        <w:rPr>
          <w:rFonts w:ascii="Segoe UI" w:hAnsi="Segoe UI" w:cs="Segoe UI"/>
        </w:rPr>
        <w:t>spending</w:t>
      </w:r>
      <w:r w:rsidR="003D0681">
        <w:rPr>
          <w:rFonts w:ascii="Segoe UI" w:hAnsi="Segoe UI" w:cs="Segoe UI"/>
        </w:rPr>
        <w:t>.</w:t>
      </w:r>
      <w:r w:rsidRPr="005F4551">
        <w:rPr>
          <w:rFonts w:ascii="Segoe UI" w:hAnsi="Segoe UI" w:cs="Segoe UI"/>
        </w:rPr>
        <w:t xml:space="preserve"> Education has a very weak correlated value of 0.09 with total </w:t>
      </w:r>
      <w:r w:rsidR="000B4107">
        <w:rPr>
          <w:rFonts w:ascii="Segoe UI" w:hAnsi="Segoe UI" w:cs="Segoe UI"/>
        </w:rPr>
        <w:t>spending</w:t>
      </w:r>
      <w:r w:rsidRPr="005F4551">
        <w:rPr>
          <w:rFonts w:ascii="Segoe UI" w:hAnsi="Segoe UI" w:cs="Segoe UI"/>
        </w:rPr>
        <w:t xml:space="preserve"> and cannot be considered as an </w:t>
      </w:r>
      <w:r w:rsidR="000B4107">
        <w:rPr>
          <w:rFonts w:ascii="Segoe UI" w:hAnsi="Segoe UI" w:cs="Segoe UI"/>
        </w:rPr>
        <w:t>index</w:t>
      </w:r>
      <w:r w:rsidRPr="005F4551">
        <w:rPr>
          <w:rFonts w:ascii="Segoe UI" w:hAnsi="Segoe UI" w:cs="Segoe UI"/>
        </w:rPr>
        <w:t xml:space="preserve"> for measuring total </w:t>
      </w:r>
      <w:r w:rsidR="000B4107">
        <w:rPr>
          <w:rFonts w:ascii="Segoe UI" w:hAnsi="Segoe UI" w:cs="Segoe UI"/>
        </w:rPr>
        <w:t>spending</w:t>
      </w:r>
      <w:r w:rsidRPr="005F4551">
        <w:rPr>
          <w:rFonts w:ascii="Segoe UI" w:hAnsi="Segoe UI" w:cs="Segoe UI"/>
        </w:rPr>
        <w:t>.</w:t>
      </w:r>
    </w:p>
    <w:p w14:paraId="1E6ACBB4" w14:textId="3791687E" w:rsidR="00B615A7" w:rsidRDefault="00837EF5" w:rsidP="001B3089">
      <w:pPr>
        <w:rPr>
          <w:rFonts w:ascii="Segoe UI" w:hAnsi="Segoe UI" w:cs="Segoe UI"/>
        </w:rPr>
      </w:pPr>
      <w:r w:rsidRPr="005F4551">
        <w:rPr>
          <w:rFonts w:ascii="Segoe UI" w:hAnsi="Segoe UI" w:cs="Segoe UI"/>
        </w:rPr>
        <w:lastRenderedPageBreak/>
        <w:t xml:space="preserve">Some features were modified and added to the dataset to aid in data understanding and visualization. </w:t>
      </w:r>
    </w:p>
    <w:p w14:paraId="2054A47A" w14:textId="77777777" w:rsidR="00F9662C" w:rsidRDefault="00F9662C" w:rsidP="00F9662C">
      <w:pPr>
        <w:rPr>
          <w:rFonts w:ascii="Segoe UI" w:hAnsi="Segoe UI" w:cs="Segoe UI"/>
        </w:rPr>
      </w:pPr>
      <w:bookmarkStart w:id="47" w:name="_Toc134223199"/>
    </w:p>
    <w:p w14:paraId="4B28CBEB" w14:textId="77777777" w:rsidR="00F9662C" w:rsidRDefault="00F9662C" w:rsidP="00F9662C">
      <w:pPr>
        <w:rPr>
          <w:rFonts w:ascii="Segoe UI" w:hAnsi="Segoe UI" w:cs="Segoe UI"/>
        </w:rPr>
      </w:pPr>
    </w:p>
    <w:p w14:paraId="66B82346" w14:textId="6A369616" w:rsidR="006B65E7" w:rsidRPr="0076052C" w:rsidRDefault="006B65E7" w:rsidP="00F9662C">
      <w:pPr>
        <w:rPr>
          <w:color w:val="808080"/>
          <w:sz w:val="32"/>
          <w:szCs w:val="32"/>
        </w:rPr>
      </w:pPr>
      <w:r w:rsidRPr="0076052C">
        <w:rPr>
          <w:color w:val="808080"/>
          <w:sz w:val="32"/>
          <w:szCs w:val="32"/>
        </w:rPr>
        <w:t>Preprocessing: Outlier Treatment and encoding</w:t>
      </w:r>
      <w:bookmarkEnd w:id="47"/>
      <w:r w:rsidRPr="0076052C">
        <w:rPr>
          <w:color w:val="808080"/>
          <w:sz w:val="32"/>
          <w:szCs w:val="32"/>
        </w:rPr>
        <w:t xml:space="preserve"> </w:t>
      </w:r>
    </w:p>
    <w:p w14:paraId="24A5FC87" w14:textId="77777777" w:rsidR="006B65E7" w:rsidRDefault="006B65E7">
      <w:pPr>
        <w:pBdr>
          <w:top w:val="nil"/>
          <w:left w:val="nil"/>
          <w:bottom w:val="nil"/>
          <w:right w:val="nil"/>
          <w:between w:val="nil"/>
        </w:pBdr>
        <w:ind w:left="360" w:hanging="432"/>
        <w:rPr>
          <w:color w:val="000000"/>
        </w:rPr>
      </w:pPr>
    </w:p>
    <w:p w14:paraId="347FA0C9" w14:textId="3ED17AA3" w:rsidR="006B65E7" w:rsidRDefault="006B65E7" w:rsidP="00B615A7">
      <w:pPr>
        <w:pStyle w:val="Heading3"/>
        <w:rPr>
          <w:b/>
          <w:bCs/>
        </w:rPr>
      </w:pPr>
      <w:bookmarkStart w:id="48" w:name="_Toc134223200"/>
      <w:r>
        <w:rPr>
          <w:b/>
          <w:bCs/>
        </w:rPr>
        <w:t>Outliers</w:t>
      </w:r>
      <w:bookmarkEnd w:id="48"/>
      <w:r>
        <w:rPr>
          <w:b/>
          <w:bCs/>
        </w:rPr>
        <w:t xml:space="preserve"> </w:t>
      </w:r>
    </w:p>
    <w:p w14:paraId="2EB8D2C4" w14:textId="1855F408" w:rsidR="006B65E7" w:rsidRPr="005F4551" w:rsidRDefault="006B65E7" w:rsidP="006B65E7">
      <w:pPr>
        <w:rPr>
          <w:rFonts w:ascii="Segoe UI" w:hAnsi="Segoe UI" w:cs="Segoe UI"/>
        </w:rPr>
      </w:pPr>
      <w:r w:rsidRPr="005F4551">
        <w:rPr>
          <w:rFonts w:ascii="Segoe UI" w:hAnsi="Segoe UI" w:cs="Segoe UI"/>
        </w:rPr>
        <w:t>Considering the features are skewed the Interquartile range proximity rule was applied to identify outliers in the numerical features.</w:t>
      </w:r>
    </w:p>
    <w:p w14:paraId="037A74F6" w14:textId="77777777" w:rsidR="006B65E7" w:rsidRPr="005F4551" w:rsidRDefault="006B65E7" w:rsidP="006B65E7">
      <w:pPr>
        <w:rPr>
          <w:rFonts w:ascii="Segoe UI" w:hAnsi="Segoe UI" w:cs="Segoe UI"/>
        </w:rPr>
      </w:pPr>
      <w:r w:rsidRPr="005F4551">
        <w:rPr>
          <w:rFonts w:ascii="Segoe UI" w:hAnsi="Segoe UI" w:cs="Segoe UI"/>
        </w:rPr>
        <w:t>Outliers were identified under features “Income”, “Age” and “Total Spend”.</w:t>
      </w:r>
    </w:p>
    <w:p w14:paraId="7B1C0998" w14:textId="02F610BA" w:rsidR="006B65E7" w:rsidRPr="005F4551" w:rsidRDefault="006B65E7" w:rsidP="005F4551">
      <w:pPr>
        <w:rPr>
          <w:rFonts w:ascii="Segoe UI" w:hAnsi="Segoe UI" w:cs="Segoe UI"/>
        </w:rPr>
      </w:pPr>
      <w:r w:rsidRPr="005F4551">
        <w:rPr>
          <w:rFonts w:ascii="Segoe UI" w:hAnsi="Segoe UI" w:cs="Segoe UI"/>
        </w:rPr>
        <w:t xml:space="preserve">Looking at visualization (box plot) and the </w:t>
      </w:r>
      <w:r w:rsidR="003D0681" w:rsidRPr="005F4551">
        <w:rPr>
          <w:rFonts w:ascii="Segoe UI" w:hAnsi="Segoe UI" w:cs="Segoe UI"/>
        </w:rPr>
        <w:t>outlier’s</w:t>
      </w:r>
      <w:r w:rsidRPr="005F4551">
        <w:rPr>
          <w:rFonts w:ascii="Segoe UI" w:hAnsi="Segoe UI" w:cs="Segoe UI"/>
        </w:rPr>
        <w:t xml:space="preserve"> detection via </w:t>
      </w:r>
      <w:r w:rsidR="000B4107">
        <w:rPr>
          <w:rFonts w:ascii="Segoe UI" w:hAnsi="Segoe UI" w:cs="Segoe UI"/>
        </w:rPr>
        <w:t xml:space="preserve">the </w:t>
      </w:r>
      <w:r w:rsidRPr="005F4551">
        <w:rPr>
          <w:rFonts w:ascii="Segoe UI" w:hAnsi="Segoe UI" w:cs="Segoe UI"/>
        </w:rPr>
        <w:t xml:space="preserve">Interquartile range proximity rule we have decided to drop outliers that were much higher than the other outlier points identified. Income higher than 600k was dropped and age higher than 100 was also dropped, leaving a few real outliers that are closer to the mean/median and that will not affect the models we are planning to implement.  </w:t>
      </w:r>
    </w:p>
    <w:p w14:paraId="0CA100C3" w14:textId="76A38FE9" w:rsidR="00E27069" w:rsidRPr="005F4551" w:rsidRDefault="00000000" w:rsidP="005F4551">
      <w:pPr>
        <w:spacing w:after="0"/>
        <w:rPr>
          <w:rFonts w:ascii="Segoe UI" w:hAnsi="Segoe UI" w:cs="Segoe UI"/>
        </w:rPr>
      </w:pPr>
      <w:r w:rsidRPr="005F4551">
        <w:rPr>
          <w:rFonts w:ascii="Segoe UI" w:hAnsi="Segoe UI" w:cs="Segoe UI"/>
        </w:rPr>
        <w:t xml:space="preserve">It’s noted features containing outliers that </w:t>
      </w:r>
      <w:r w:rsidR="003D0681">
        <w:rPr>
          <w:rFonts w:ascii="Segoe UI" w:hAnsi="Segoe UI" w:cs="Segoe UI"/>
        </w:rPr>
        <w:t>were</w:t>
      </w:r>
      <w:r w:rsidRPr="005F4551">
        <w:rPr>
          <w:rFonts w:ascii="Segoe UI" w:hAnsi="Segoe UI" w:cs="Segoe UI"/>
        </w:rPr>
        <w:t xml:space="preserve"> handled during data </w:t>
      </w:r>
      <w:r w:rsidR="000B4107">
        <w:rPr>
          <w:rFonts w:ascii="Segoe UI" w:hAnsi="Segoe UI" w:cs="Segoe UI"/>
        </w:rPr>
        <w:t>preparation/outlier</w:t>
      </w:r>
      <w:r w:rsidRPr="005F4551">
        <w:rPr>
          <w:rFonts w:ascii="Segoe UI" w:hAnsi="Segoe UI" w:cs="Segoe UI"/>
        </w:rPr>
        <w:t xml:space="preserve"> detectio</w:t>
      </w:r>
      <w:r w:rsidR="00F56084">
        <w:rPr>
          <w:rFonts w:ascii="Segoe UI" w:hAnsi="Segoe UI" w:cs="Segoe UI"/>
        </w:rPr>
        <w:t xml:space="preserve">n were realized </w:t>
      </w:r>
      <w:r w:rsidRPr="005F4551">
        <w:rPr>
          <w:rFonts w:ascii="Segoe UI" w:hAnsi="Segoe UI" w:cs="Segoe UI"/>
        </w:rPr>
        <w:t xml:space="preserve">using </w:t>
      </w:r>
      <w:r w:rsidR="000B4107">
        <w:rPr>
          <w:rFonts w:ascii="Segoe UI" w:hAnsi="Segoe UI" w:cs="Segoe UI"/>
        </w:rPr>
        <w:t xml:space="preserve">the </w:t>
      </w:r>
      <w:r w:rsidRPr="005F4551">
        <w:rPr>
          <w:rFonts w:ascii="Segoe UI" w:hAnsi="Segoe UI" w:cs="Segoe UI"/>
        </w:rPr>
        <w:t>quartile percentile.</w:t>
      </w:r>
    </w:p>
    <w:p w14:paraId="17A6E8CD" w14:textId="77777777" w:rsidR="00E27069" w:rsidRDefault="00E27069">
      <w:pPr>
        <w:pBdr>
          <w:top w:val="nil"/>
          <w:left w:val="nil"/>
          <w:bottom w:val="nil"/>
          <w:right w:val="nil"/>
          <w:between w:val="nil"/>
        </w:pBdr>
        <w:ind w:left="360" w:hanging="432"/>
        <w:rPr>
          <w:color w:val="000000"/>
        </w:rPr>
      </w:pPr>
    </w:p>
    <w:p w14:paraId="793DAE2B" w14:textId="77777777" w:rsidR="00E27069" w:rsidRDefault="00000000">
      <w:pPr>
        <w:pBdr>
          <w:top w:val="nil"/>
          <w:left w:val="nil"/>
          <w:bottom w:val="nil"/>
          <w:right w:val="nil"/>
          <w:between w:val="nil"/>
        </w:pBdr>
        <w:ind w:left="360" w:hanging="432"/>
        <w:rPr>
          <w:color w:val="000000"/>
        </w:rPr>
      </w:pPr>
      <w:r>
        <w:rPr>
          <w:rFonts w:ascii="Calibri" w:eastAsia="Calibri" w:hAnsi="Calibri" w:cs="Calibri"/>
          <w:noProof/>
          <w:color w:val="000000"/>
        </w:rPr>
        <w:lastRenderedPageBreak/>
        <w:drawing>
          <wp:inline distT="0" distB="0" distL="0" distR="0" wp14:anchorId="79D1CED3" wp14:editId="057B5D12">
            <wp:extent cx="5967664" cy="4100362"/>
            <wp:effectExtent l="0" t="0" r="0" b="0"/>
            <wp:docPr id="52" name="image11.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box and whisker chart&#10;&#10;Description automatically generated"/>
                    <pic:cNvPicPr preferRelativeResize="0"/>
                  </pic:nvPicPr>
                  <pic:blipFill>
                    <a:blip r:embed="rId23"/>
                    <a:srcRect/>
                    <a:stretch>
                      <a:fillRect/>
                    </a:stretch>
                  </pic:blipFill>
                  <pic:spPr>
                    <a:xfrm>
                      <a:off x="0" y="0"/>
                      <a:ext cx="5982604" cy="4110628"/>
                    </a:xfrm>
                    <a:prstGeom prst="rect">
                      <a:avLst/>
                    </a:prstGeom>
                    <a:ln/>
                  </pic:spPr>
                </pic:pic>
              </a:graphicData>
            </a:graphic>
          </wp:inline>
        </w:drawing>
      </w:r>
    </w:p>
    <w:p w14:paraId="20775BD6" w14:textId="77777777" w:rsidR="00E27069" w:rsidRDefault="00E27069">
      <w:pPr>
        <w:rPr>
          <w:color w:val="000000"/>
        </w:rPr>
      </w:pPr>
    </w:p>
    <w:p w14:paraId="44FFECBE" w14:textId="77777777" w:rsidR="00B615A7" w:rsidRDefault="00B615A7">
      <w:pPr>
        <w:rPr>
          <w:color w:val="000000"/>
        </w:rPr>
      </w:pPr>
    </w:p>
    <w:p w14:paraId="33C3BB9E" w14:textId="77777777" w:rsidR="00F9662C" w:rsidRDefault="00F9662C">
      <w:pPr>
        <w:rPr>
          <w:color w:val="000000"/>
        </w:rPr>
      </w:pPr>
    </w:p>
    <w:p w14:paraId="78BC2B80" w14:textId="77777777" w:rsidR="00B615A7" w:rsidRDefault="00B615A7"/>
    <w:p w14:paraId="1E0ADB1D" w14:textId="01743E8D" w:rsidR="00E27069" w:rsidRDefault="006B65E7" w:rsidP="00A96FB0">
      <w:pPr>
        <w:pStyle w:val="Heading3"/>
        <w:rPr>
          <w:b/>
          <w:bCs/>
        </w:rPr>
      </w:pPr>
      <w:bookmarkStart w:id="49" w:name="_Toc134223201"/>
      <w:r>
        <w:rPr>
          <w:b/>
          <w:bCs/>
        </w:rPr>
        <w:t>Encoding</w:t>
      </w:r>
      <w:bookmarkEnd w:id="49"/>
      <w:r>
        <w:rPr>
          <w:b/>
          <w:bCs/>
        </w:rPr>
        <w:t xml:space="preserve"> </w:t>
      </w:r>
    </w:p>
    <w:p w14:paraId="33957AF8" w14:textId="77777777" w:rsidR="006B65E7" w:rsidRDefault="006B65E7">
      <w:pPr>
        <w:rPr>
          <w:b/>
          <w:bCs/>
        </w:rPr>
      </w:pPr>
    </w:p>
    <w:p w14:paraId="43C391DE" w14:textId="7BD4C677" w:rsidR="005F4551" w:rsidRDefault="006B65E7" w:rsidP="005F4551">
      <w:pPr>
        <w:pStyle w:val="HTMLPreformatted"/>
        <w:spacing w:after="120"/>
        <w:ind w:left="482" w:right="482"/>
        <w:rPr>
          <w:rStyle w:val="HTMLCode"/>
          <w:rFonts w:ascii="Segoe UI" w:eastAsiaTheme="majorEastAsia" w:hAnsi="Segoe UI" w:cs="Segoe UI"/>
          <w:sz w:val="22"/>
          <w:szCs w:val="22"/>
          <w:bdr w:val="none" w:sz="0" w:space="0" w:color="auto" w:frame="1"/>
        </w:rPr>
      </w:pPr>
      <w:r w:rsidRPr="005F4551">
        <w:rPr>
          <w:rStyle w:val="HTMLCode"/>
          <w:rFonts w:ascii="Segoe UI" w:eastAsiaTheme="majorEastAsia" w:hAnsi="Segoe UI" w:cs="Segoe UI"/>
          <w:sz w:val="22"/>
          <w:szCs w:val="22"/>
          <w:bdr w:val="none" w:sz="0" w:space="0" w:color="auto" w:frame="1"/>
        </w:rPr>
        <w:t xml:space="preserve">- </w:t>
      </w:r>
      <w:r w:rsidR="0024711D" w:rsidRPr="005F4551">
        <w:rPr>
          <w:rStyle w:val="HTMLCode"/>
          <w:rFonts w:ascii="Segoe UI" w:eastAsiaTheme="majorEastAsia" w:hAnsi="Segoe UI" w:cs="Segoe UI"/>
          <w:sz w:val="22"/>
          <w:szCs w:val="22"/>
          <w:bdr w:val="none" w:sz="0" w:space="0" w:color="auto" w:frame="1"/>
        </w:rPr>
        <w:t>Education</w:t>
      </w:r>
      <w:r w:rsidRPr="005F4551">
        <w:rPr>
          <w:rStyle w:val="HTMLCode"/>
          <w:rFonts w:ascii="Segoe UI" w:eastAsiaTheme="majorEastAsia" w:hAnsi="Segoe UI" w:cs="Segoe UI"/>
          <w:sz w:val="22"/>
          <w:szCs w:val="22"/>
          <w:bdr w:val="none" w:sz="0" w:space="0" w:color="auto" w:frame="1"/>
        </w:rPr>
        <w:t xml:space="preserve"> = Ordinal encoder (as it is </w:t>
      </w:r>
      <w:r w:rsidR="000B4107">
        <w:rPr>
          <w:rStyle w:val="HTMLCode"/>
          <w:rFonts w:ascii="Segoe UI" w:eastAsiaTheme="majorEastAsia" w:hAnsi="Segoe UI" w:cs="Segoe UI"/>
          <w:sz w:val="22"/>
          <w:szCs w:val="22"/>
          <w:bdr w:val="none" w:sz="0" w:space="0" w:color="auto" w:frame="1"/>
        </w:rPr>
        <w:t xml:space="preserve">an </w:t>
      </w:r>
      <w:r w:rsidRPr="005F4551">
        <w:rPr>
          <w:rStyle w:val="HTMLCode"/>
          <w:rFonts w:ascii="Segoe UI" w:eastAsiaTheme="majorEastAsia" w:hAnsi="Segoe UI" w:cs="Segoe UI"/>
          <w:sz w:val="22"/>
          <w:szCs w:val="22"/>
          <w:bdr w:val="none" w:sz="0" w:space="0" w:color="auto" w:frame="1"/>
        </w:rPr>
        <w:t>ordinal variable)</w:t>
      </w:r>
    </w:p>
    <w:p w14:paraId="74DDFA3A" w14:textId="2CCEC7EE" w:rsidR="006B65E7" w:rsidRPr="005F4551" w:rsidRDefault="006B65E7" w:rsidP="005F4551">
      <w:pPr>
        <w:pStyle w:val="HTMLPreformatted"/>
        <w:spacing w:after="120"/>
        <w:ind w:left="482" w:right="482"/>
        <w:rPr>
          <w:rStyle w:val="HTMLCode"/>
          <w:rFonts w:ascii="Segoe UI" w:eastAsiaTheme="majorEastAsia" w:hAnsi="Segoe UI" w:cs="Segoe UI"/>
          <w:sz w:val="22"/>
          <w:szCs w:val="22"/>
          <w:bdr w:val="none" w:sz="0" w:space="0" w:color="auto" w:frame="1"/>
        </w:rPr>
      </w:pPr>
      <w:r w:rsidRPr="005F4551">
        <w:rPr>
          <w:rStyle w:val="HTMLCode"/>
          <w:rFonts w:ascii="Segoe UI" w:eastAsiaTheme="majorEastAsia" w:hAnsi="Segoe UI" w:cs="Segoe UI"/>
          <w:sz w:val="22"/>
          <w:szCs w:val="22"/>
          <w:bdr w:val="none" w:sz="0" w:space="0" w:color="auto" w:frame="1"/>
        </w:rPr>
        <w:t xml:space="preserve">- Age_Profile = Ordinal encoder (as it is </w:t>
      </w:r>
      <w:r w:rsidR="000B4107">
        <w:rPr>
          <w:rStyle w:val="HTMLCode"/>
          <w:rFonts w:ascii="Segoe UI" w:eastAsiaTheme="majorEastAsia" w:hAnsi="Segoe UI" w:cs="Segoe UI"/>
          <w:sz w:val="22"/>
          <w:szCs w:val="22"/>
          <w:bdr w:val="none" w:sz="0" w:space="0" w:color="auto" w:frame="1"/>
        </w:rPr>
        <w:t xml:space="preserve">an </w:t>
      </w:r>
      <w:r w:rsidRPr="005F4551">
        <w:rPr>
          <w:rStyle w:val="HTMLCode"/>
          <w:rFonts w:ascii="Segoe UI" w:eastAsiaTheme="majorEastAsia" w:hAnsi="Segoe UI" w:cs="Segoe UI"/>
          <w:sz w:val="22"/>
          <w:szCs w:val="22"/>
          <w:bdr w:val="none" w:sz="0" w:space="0" w:color="auto" w:frame="1"/>
        </w:rPr>
        <w:t>ordinal variable)</w:t>
      </w:r>
    </w:p>
    <w:p w14:paraId="02D57B56" w14:textId="77777777" w:rsidR="006B65E7" w:rsidRPr="005F4551" w:rsidRDefault="006B65E7" w:rsidP="005F4551">
      <w:pPr>
        <w:pStyle w:val="HTMLPreformatted"/>
        <w:spacing w:after="120"/>
        <w:ind w:left="482" w:right="482"/>
        <w:rPr>
          <w:rStyle w:val="HTMLCode"/>
          <w:rFonts w:ascii="Segoe UI" w:eastAsiaTheme="majorEastAsia" w:hAnsi="Segoe UI" w:cs="Segoe UI"/>
          <w:sz w:val="22"/>
          <w:szCs w:val="22"/>
          <w:bdr w:val="none" w:sz="0" w:space="0" w:color="auto" w:frame="1"/>
        </w:rPr>
      </w:pPr>
      <w:r w:rsidRPr="005F4551">
        <w:rPr>
          <w:rStyle w:val="HTMLCode"/>
          <w:rFonts w:ascii="Segoe UI" w:eastAsiaTheme="majorEastAsia" w:hAnsi="Segoe UI" w:cs="Segoe UI"/>
          <w:sz w:val="22"/>
          <w:szCs w:val="22"/>
          <w:bdr w:val="none" w:sz="0" w:space="0" w:color="auto" w:frame="1"/>
        </w:rPr>
        <w:t xml:space="preserve">- Marital_Status = Dummy Encoder  </w:t>
      </w:r>
    </w:p>
    <w:p w14:paraId="2F30F088" w14:textId="76A6BEF5" w:rsidR="00BA4AD2" w:rsidRPr="005F4551" w:rsidRDefault="006B65E7" w:rsidP="005F4551">
      <w:pPr>
        <w:pStyle w:val="HTMLPreformatted"/>
        <w:spacing w:after="120"/>
        <w:ind w:left="482" w:right="482"/>
        <w:rPr>
          <w:rStyle w:val="HTMLCode"/>
          <w:rFonts w:ascii="Segoe UI" w:eastAsiaTheme="majorEastAsia" w:hAnsi="Segoe UI" w:cs="Segoe UI"/>
          <w:sz w:val="22"/>
          <w:szCs w:val="22"/>
          <w:bdr w:val="none" w:sz="0" w:space="0" w:color="auto" w:frame="1"/>
        </w:rPr>
      </w:pPr>
      <w:r w:rsidRPr="005F4551">
        <w:rPr>
          <w:rStyle w:val="HTMLCode"/>
          <w:rFonts w:ascii="Segoe UI" w:eastAsiaTheme="majorEastAsia" w:hAnsi="Segoe UI" w:cs="Segoe UI"/>
          <w:sz w:val="22"/>
          <w:szCs w:val="22"/>
          <w:bdr w:val="none" w:sz="0" w:space="0" w:color="auto" w:frame="1"/>
        </w:rPr>
        <w:t xml:space="preserve">- Cust_Profile = Label encoder (as it is our label for customer spend profile) </w:t>
      </w:r>
    </w:p>
    <w:p w14:paraId="62EF8708" w14:textId="77777777" w:rsidR="003001E6" w:rsidRDefault="003001E6" w:rsidP="003001E6">
      <w:pPr>
        <w:pStyle w:val="HTMLPreformatted"/>
        <w:spacing w:before="360" w:after="120"/>
        <w:ind w:left="480" w:right="480"/>
        <w:outlineLvl w:val="1"/>
        <w:rPr>
          <w:rStyle w:val="HTMLCode"/>
          <w:rFonts w:ascii="var(--jp-code-font-family)" w:eastAsiaTheme="majorEastAsia" w:hAnsi="var(--jp-code-font-family)"/>
          <w:bdr w:val="none" w:sz="0" w:space="0" w:color="auto" w:frame="1"/>
        </w:rPr>
      </w:pPr>
    </w:p>
    <w:p w14:paraId="66BE3B5C" w14:textId="492C6F3D" w:rsidR="003001E6" w:rsidRDefault="003001E6" w:rsidP="0076052C">
      <w:pPr>
        <w:pStyle w:val="Heading2"/>
        <w:numPr>
          <w:ilvl w:val="3"/>
          <w:numId w:val="28"/>
        </w:numPr>
        <w:tabs>
          <w:tab w:val="left" w:pos="2552"/>
        </w:tabs>
        <w:ind w:left="426" w:hanging="426"/>
        <w:rPr>
          <w:color w:val="808080"/>
        </w:rPr>
      </w:pPr>
      <w:bookmarkStart w:id="50" w:name="_Toc134223202"/>
      <w:r w:rsidRPr="003001E6">
        <w:rPr>
          <w:color w:val="808080"/>
        </w:rPr>
        <w:lastRenderedPageBreak/>
        <w:t>Data Visualisations</w:t>
      </w:r>
      <w:bookmarkEnd w:id="50"/>
      <w:r w:rsidRPr="003001E6">
        <w:rPr>
          <w:color w:val="808080"/>
        </w:rPr>
        <w:t xml:space="preserve"> </w:t>
      </w:r>
    </w:p>
    <w:p w14:paraId="2B3CAD6D" w14:textId="77777777" w:rsidR="006A201F" w:rsidRPr="005F4551" w:rsidRDefault="006A201F" w:rsidP="006A201F">
      <w:pPr>
        <w:rPr>
          <w:rFonts w:ascii="Segoe UI" w:hAnsi="Segoe UI" w:cs="Segoe UI"/>
        </w:rPr>
      </w:pPr>
    </w:p>
    <w:p w14:paraId="24788DB0" w14:textId="631EA94F" w:rsidR="006A201F" w:rsidRPr="005F4551" w:rsidRDefault="006A201F" w:rsidP="006A201F">
      <w:pPr>
        <w:rPr>
          <w:rFonts w:ascii="Segoe UI" w:hAnsi="Segoe UI" w:cs="Segoe UI"/>
        </w:rPr>
      </w:pPr>
      <w:r w:rsidRPr="005F4551">
        <w:rPr>
          <w:rFonts w:ascii="Segoe UI" w:hAnsi="Segoe UI" w:cs="Segoe UI"/>
        </w:rPr>
        <w:t xml:space="preserve">In our early EDA stage, we used </w:t>
      </w:r>
      <w:r w:rsidR="000B4107">
        <w:rPr>
          <w:rFonts w:ascii="Segoe UI" w:hAnsi="Segoe UI" w:cs="Segoe UI"/>
        </w:rPr>
        <w:t>pair plots</w:t>
      </w:r>
      <w:r w:rsidRPr="005F4551">
        <w:rPr>
          <w:rFonts w:ascii="Segoe UI" w:hAnsi="Segoe UI" w:cs="Segoe UI"/>
        </w:rPr>
        <w:t xml:space="preserve"> and </w:t>
      </w:r>
      <w:r w:rsidR="000B4107">
        <w:rPr>
          <w:rFonts w:ascii="Segoe UI" w:hAnsi="Segoe UI" w:cs="Segoe UI"/>
        </w:rPr>
        <w:t>heatmaps</w:t>
      </w:r>
      <w:r w:rsidRPr="005F4551">
        <w:rPr>
          <w:rFonts w:ascii="Segoe UI" w:hAnsi="Segoe UI" w:cs="Segoe UI"/>
        </w:rPr>
        <w:t xml:space="preserve"> to identify </w:t>
      </w:r>
      <w:r w:rsidR="000B4107">
        <w:rPr>
          <w:rFonts w:ascii="Segoe UI" w:hAnsi="Segoe UI" w:cs="Segoe UI"/>
        </w:rPr>
        <w:t xml:space="preserve">the </w:t>
      </w:r>
      <w:r w:rsidRPr="005F4551">
        <w:rPr>
          <w:rFonts w:ascii="Segoe UI" w:hAnsi="Segoe UI" w:cs="Segoe UI"/>
        </w:rPr>
        <w:t>correlation between the features and observed that features with high correlation are:</w:t>
      </w:r>
    </w:p>
    <w:p w14:paraId="3FE0642A" w14:textId="77777777" w:rsidR="006A201F" w:rsidRPr="005F4551" w:rsidRDefault="006A201F" w:rsidP="005F4551">
      <w:pPr>
        <w:numPr>
          <w:ilvl w:val="0"/>
          <w:numId w:val="7"/>
        </w:numPr>
        <w:pBdr>
          <w:top w:val="nil"/>
          <w:left w:val="nil"/>
          <w:bottom w:val="nil"/>
          <w:right w:val="nil"/>
          <w:between w:val="nil"/>
        </w:pBdr>
        <w:spacing w:after="120"/>
        <w:ind w:left="1434" w:hanging="357"/>
        <w:rPr>
          <w:rFonts w:ascii="Segoe UI" w:hAnsi="Segoe UI" w:cs="Segoe UI"/>
        </w:rPr>
      </w:pPr>
      <w:r w:rsidRPr="005F4551">
        <w:rPr>
          <w:rFonts w:ascii="Segoe UI" w:hAnsi="Segoe UI" w:cs="Segoe UI"/>
          <w:color w:val="000000"/>
        </w:rPr>
        <w:t>Total_Spend / All products spend features</w:t>
      </w:r>
    </w:p>
    <w:p w14:paraId="1E6F8730" w14:textId="77777777" w:rsidR="006A201F" w:rsidRPr="005F4551" w:rsidRDefault="006A201F" w:rsidP="005F4551">
      <w:pPr>
        <w:numPr>
          <w:ilvl w:val="0"/>
          <w:numId w:val="7"/>
        </w:numPr>
        <w:pBdr>
          <w:top w:val="nil"/>
          <w:left w:val="nil"/>
          <w:bottom w:val="nil"/>
          <w:right w:val="nil"/>
          <w:between w:val="nil"/>
        </w:pBdr>
        <w:spacing w:after="120"/>
        <w:ind w:left="1434" w:hanging="357"/>
        <w:rPr>
          <w:rFonts w:ascii="Segoe UI" w:hAnsi="Segoe UI" w:cs="Segoe UI"/>
        </w:rPr>
      </w:pPr>
      <w:r w:rsidRPr="005F4551">
        <w:rPr>
          <w:rFonts w:ascii="Segoe UI" w:hAnsi="Segoe UI" w:cs="Segoe UI"/>
          <w:color w:val="000000"/>
        </w:rPr>
        <w:t>Total_Spend / Income</w:t>
      </w:r>
    </w:p>
    <w:p w14:paraId="37A1ED71" w14:textId="77777777" w:rsidR="006A201F" w:rsidRPr="005F4551" w:rsidRDefault="006A201F" w:rsidP="005F4551">
      <w:pPr>
        <w:numPr>
          <w:ilvl w:val="0"/>
          <w:numId w:val="7"/>
        </w:numPr>
        <w:pBdr>
          <w:top w:val="nil"/>
          <w:left w:val="nil"/>
          <w:bottom w:val="nil"/>
          <w:right w:val="nil"/>
          <w:between w:val="nil"/>
        </w:pBdr>
        <w:spacing w:after="120"/>
        <w:ind w:left="1434" w:hanging="357"/>
        <w:rPr>
          <w:rFonts w:ascii="Segoe UI" w:hAnsi="Segoe UI" w:cs="Segoe UI"/>
        </w:rPr>
      </w:pPr>
      <w:r w:rsidRPr="005F4551">
        <w:rPr>
          <w:rFonts w:ascii="Segoe UI" w:hAnsi="Segoe UI" w:cs="Segoe UI"/>
          <w:color w:val="000000"/>
        </w:rPr>
        <w:t>Total_Spend / NumCatalogPurchases</w:t>
      </w:r>
    </w:p>
    <w:p w14:paraId="5A1ED9F2" w14:textId="77777777" w:rsidR="006A201F" w:rsidRPr="005F4551" w:rsidRDefault="006A201F" w:rsidP="005F4551">
      <w:pPr>
        <w:numPr>
          <w:ilvl w:val="0"/>
          <w:numId w:val="7"/>
        </w:numPr>
        <w:pBdr>
          <w:top w:val="nil"/>
          <w:left w:val="nil"/>
          <w:bottom w:val="nil"/>
          <w:right w:val="nil"/>
          <w:between w:val="nil"/>
        </w:pBdr>
        <w:spacing w:after="120"/>
        <w:ind w:left="1434" w:hanging="357"/>
        <w:rPr>
          <w:rFonts w:ascii="Segoe UI" w:hAnsi="Segoe UI" w:cs="Segoe UI"/>
        </w:rPr>
      </w:pPr>
      <w:r w:rsidRPr="005F4551">
        <w:rPr>
          <w:rFonts w:ascii="Segoe UI" w:hAnsi="Segoe UI" w:cs="Segoe UI"/>
          <w:color w:val="000000"/>
        </w:rPr>
        <w:t>Total_Spend / NumStorePurchases</w:t>
      </w:r>
    </w:p>
    <w:p w14:paraId="6C9C0735" w14:textId="77777777" w:rsidR="006A201F" w:rsidRPr="005F4551" w:rsidRDefault="006A201F" w:rsidP="005F4551">
      <w:pPr>
        <w:numPr>
          <w:ilvl w:val="0"/>
          <w:numId w:val="7"/>
        </w:numPr>
        <w:pBdr>
          <w:top w:val="nil"/>
          <w:left w:val="nil"/>
          <w:bottom w:val="nil"/>
          <w:right w:val="nil"/>
          <w:between w:val="nil"/>
        </w:pBdr>
        <w:spacing w:after="120"/>
        <w:ind w:left="1434" w:hanging="357"/>
        <w:rPr>
          <w:rFonts w:ascii="Segoe UI" w:hAnsi="Segoe UI" w:cs="Segoe UI"/>
        </w:rPr>
      </w:pPr>
      <w:r w:rsidRPr="005F4551">
        <w:rPr>
          <w:rFonts w:ascii="Segoe UI" w:hAnsi="Segoe UI" w:cs="Segoe UI"/>
          <w:color w:val="000000"/>
        </w:rPr>
        <w:t>Total_Spend / NumWebPurchases</w:t>
      </w:r>
    </w:p>
    <w:p w14:paraId="38CD647B" w14:textId="77777777" w:rsidR="006A201F" w:rsidRPr="005F4551" w:rsidRDefault="006A201F" w:rsidP="005F4551">
      <w:pPr>
        <w:numPr>
          <w:ilvl w:val="0"/>
          <w:numId w:val="7"/>
        </w:numPr>
        <w:pBdr>
          <w:top w:val="nil"/>
          <w:left w:val="nil"/>
          <w:bottom w:val="nil"/>
          <w:right w:val="nil"/>
          <w:between w:val="nil"/>
        </w:pBdr>
        <w:spacing w:after="120"/>
        <w:ind w:left="1434" w:hanging="357"/>
        <w:rPr>
          <w:rFonts w:ascii="Segoe UI" w:hAnsi="Segoe UI" w:cs="Segoe UI"/>
        </w:rPr>
      </w:pPr>
      <w:r w:rsidRPr="005F4551">
        <w:rPr>
          <w:rFonts w:ascii="Segoe UI" w:hAnsi="Segoe UI" w:cs="Segoe UI"/>
          <w:color w:val="000000"/>
        </w:rPr>
        <w:t>NumCatalogPurchases / MntMeatProducts</w:t>
      </w:r>
    </w:p>
    <w:p w14:paraId="3A948FA3" w14:textId="77777777" w:rsidR="006A201F" w:rsidRPr="005F4551" w:rsidRDefault="006A201F" w:rsidP="005F4551">
      <w:pPr>
        <w:numPr>
          <w:ilvl w:val="0"/>
          <w:numId w:val="7"/>
        </w:numPr>
        <w:pBdr>
          <w:top w:val="nil"/>
          <w:left w:val="nil"/>
          <w:bottom w:val="nil"/>
          <w:right w:val="nil"/>
          <w:between w:val="nil"/>
        </w:pBdr>
        <w:spacing w:after="120"/>
        <w:ind w:left="1434" w:hanging="357"/>
        <w:rPr>
          <w:rFonts w:ascii="Segoe UI" w:hAnsi="Segoe UI" w:cs="Segoe UI"/>
        </w:rPr>
      </w:pPr>
      <w:r w:rsidRPr="005F4551">
        <w:rPr>
          <w:rFonts w:ascii="Segoe UI" w:hAnsi="Segoe UI" w:cs="Segoe UI"/>
          <w:color w:val="000000"/>
        </w:rPr>
        <w:t>NumCatalogPurchases and NumStorePurchases / MntWines</w:t>
      </w:r>
    </w:p>
    <w:p w14:paraId="70572898" w14:textId="77777777" w:rsidR="006A201F" w:rsidRPr="005F4551" w:rsidRDefault="006A201F" w:rsidP="005F4551">
      <w:pPr>
        <w:numPr>
          <w:ilvl w:val="0"/>
          <w:numId w:val="7"/>
        </w:numPr>
        <w:pBdr>
          <w:top w:val="nil"/>
          <w:left w:val="nil"/>
          <w:bottom w:val="nil"/>
          <w:right w:val="nil"/>
          <w:between w:val="nil"/>
        </w:pBdr>
        <w:spacing w:after="120"/>
        <w:ind w:left="1434" w:hanging="357"/>
        <w:rPr>
          <w:rFonts w:ascii="Segoe UI" w:hAnsi="Segoe UI" w:cs="Segoe UI"/>
        </w:rPr>
      </w:pPr>
      <w:r w:rsidRPr="005F4551">
        <w:rPr>
          <w:rFonts w:ascii="Segoe UI" w:hAnsi="Segoe UI" w:cs="Segoe UI"/>
          <w:color w:val="000000"/>
        </w:rPr>
        <w:t>All products spend features / Income</w:t>
      </w:r>
    </w:p>
    <w:p w14:paraId="5ABD3AE4" w14:textId="77777777" w:rsidR="006A201F" w:rsidRPr="005F4551" w:rsidRDefault="006A201F" w:rsidP="005F4551">
      <w:pPr>
        <w:numPr>
          <w:ilvl w:val="0"/>
          <w:numId w:val="7"/>
        </w:numPr>
        <w:pBdr>
          <w:top w:val="nil"/>
          <w:left w:val="nil"/>
          <w:bottom w:val="nil"/>
          <w:right w:val="nil"/>
          <w:between w:val="nil"/>
        </w:pBdr>
        <w:spacing w:after="120"/>
        <w:ind w:left="1434" w:hanging="357"/>
        <w:rPr>
          <w:rFonts w:ascii="Segoe UI" w:hAnsi="Segoe UI" w:cs="Segoe UI"/>
        </w:rPr>
      </w:pPr>
      <w:r w:rsidRPr="005F4551">
        <w:rPr>
          <w:rFonts w:ascii="Segoe UI" w:hAnsi="Segoe UI" w:cs="Segoe UI"/>
          <w:color w:val="000000"/>
        </w:rPr>
        <w:t>All products spend features among themselves (eg. MntWines / MntMeatProducts)</w:t>
      </w:r>
    </w:p>
    <w:p w14:paraId="2889176B" w14:textId="77777777" w:rsidR="006A201F" w:rsidRPr="005F4551" w:rsidRDefault="006A201F" w:rsidP="005F4551">
      <w:pPr>
        <w:numPr>
          <w:ilvl w:val="0"/>
          <w:numId w:val="7"/>
        </w:numPr>
        <w:pBdr>
          <w:top w:val="nil"/>
          <w:left w:val="nil"/>
          <w:bottom w:val="nil"/>
          <w:right w:val="nil"/>
          <w:between w:val="nil"/>
        </w:pBdr>
        <w:spacing w:after="120"/>
        <w:ind w:left="1434" w:hanging="357"/>
        <w:rPr>
          <w:rFonts w:ascii="Segoe UI" w:hAnsi="Segoe UI" w:cs="Segoe UI"/>
        </w:rPr>
      </w:pPr>
      <w:r w:rsidRPr="005F4551">
        <w:rPr>
          <w:rFonts w:ascii="Segoe UI" w:hAnsi="Segoe UI" w:cs="Segoe UI"/>
          <w:color w:val="000000"/>
        </w:rPr>
        <w:t>NumCatalogPurchases and NumStorePurchases / Income (while NumWebVisitsMonth is inversed correlated to Income)</w:t>
      </w:r>
    </w:p>
    <w:p w14:paraId="2E542E80" w14:textId="77777777" w:rsidR="006A201F" w:rsidRPr="005F4551" w:rsidRDefault="006A201F" w:rsidP="006A201F">
      <w:pPr>
        <w:pBdr>
          <w:top w:val="nil"/>
          <w:left w:val="nil"/>
          <w:bottom w:val="nil"/>
          <w:right w:val="nil"/>
          <w:between w:val="nil"/>
        </w:pBdr>
        <w:ind w:left="1440"/>
        <w:rPr>
          <w:rFonts w:ascii="Segoe UI" w:hAnsi="Segoe UI" w:cs="Segoe UI"/>
          <w:color w:val="000000"/>
        </w:rPr>
      </w:pPr>
    </w:p>
    <w:p w14:paraId="6E88BB0A" w14:textId="77777777" w:rsidR="006A201F" w:rsidRPr="005F4551" w:rsidRDefault="006A201F" w:rsidP="006A201F">
      <w:pPr>
        <w:rPr>
          <w:rFonts w:ascii="Segoe UI" w:hAnsi="Segoe UI" w:cs="Segoe UI"/>
        </w:rPr>
      </w:pPr>
      <w:r w:rsidRPr="005F4551">
        <w:rPr>
          <w:rFonts w:ascii="Segoe UI" w:hAnsi="Segoe UI" w:cs="Segoe UI"/>
        </w:rPr>
        <w:t>The Total_Spend feature was used to create three different categories of customers (Figure 1)</w:t>
      </w:r>
    </w:p>
    <w:p w14:paraId="0E7C66F9" w14:textId="77777777" w:rsidR="006A201F" w:rsidRPr="005F4551" w:rsidRDefault="006A201F" w:rsidP="005F4551">
      <w:pPr>
        <w:numPr>
          <w:ilvl w:val="0"/>
          <w:numId w:val="7"/>
        </w:numPr>
        <w:pBdr>
          <w:top w:val="nil"/>
          <w:left w:val="nil"/>
          <w:bottom w:val="nil"/>
          <w:right w:val="nil"/>
          <w:between w:val="nil"/>
        </w:pBdr>
        <w:spacing w:after="120"/>
        <w:ind w:left="1434" w:hanging="357"/>
        <w:rPr>
          <w:rFonts w:ascii="Segoe UI" w:hAnsi="Segoe UI" w:cs="Segoe UI"/>
        </w:rPr>
      </w:pPr>
      <w:r w:rsidRPr="005F4551">
        <w:rPr>
          <w:rFonts w:ascii="Segoe UI" w:hAnsi="Segoe UI" w:cs="Segoe UI"/>
          <w:color w:val="000000"/>
        </w:rPr>
        <w:t>High Spend = between 1046 and 3000 $USD</w:t>
      </w:r>
    </w:p>
    <w:p w14:paraId="55870724" w14:textId="77777777" w:rsidR="006A201F" w:rsidRPr="005F4551" w:rsidRDefault="006A201F" w:rsidP="005F4551">
      <w:pPr>
        <w:numPr>
          <w:ilvl w:val="0"/>
          <w:numId w:val="7"/>
        </w:numPr>
        <w:pBdr>
          <w:top w:val="nil"/>
          <w:left w:val="nil"/>
          <w:bottom w:val="nil"/>
          <w:right w:val="nil"/>
          <w:between w:val="nil"/>
        </w:pBdr>
        <w:spacing w:after="120"/>
        <w:ind w:left="1434" w:hanging="357"/>
        <w:rPr>
          <w:rFonts w:ascii="Segoe UI" w:hAnsi="Segoe UI" w:cs="Segoe UI"/>
        </w:rPr>
      </w:pPr>
      <w:r w:rsidRPr="005F4551">
        <w:rPr>
          <w:rFonts w:ascii="Segoe UI" w:hAnsi="Segoe UI" w:cs="Segoe UI"/>
          <w:color w:val="000000"/>
        </w:rPr>
        <w:t>Average Spend = between 69 and 1045.5 $USD</w:t>
      </w:r>
    </w:p>
    <w:p w14:paraId="3829E21F" w14:textId="77777777" w:rsidR="006A201F" w:rsidRPr="005F4551" w:rsidRDefault="006A201F" w:rsidP="006A201F">
      <w:pPr>
        <w:numPr>
          <w:ilvl w:val="0"/>
          <w:numId w:val="7"/>
        </w:numPr>
        <w:pBdr>
          <w:top w:val="nil"/>
          <w:left w:val="nil"/>
          <w:bottom w:val="nil"/>
          <w:right w:val="nil"/>
          <w:between w:val="nil"/>
        </w:pBdr>
        <w:spacing w:after="0"/>
        <w:rPr>
          <w:rFonts w:ascii="Segoe UI" w:hAnsi="Segoe UI" w:cs="Segoe UI"/>
        </w:rPr>
      </w:pPr>
      <w:r w:rsidRPr="005F4551">
        <w:rPr>
          <w:rFonts w:ascii="Segoe UI" w:hAnsi="Segoe UI" w:cs="Segoe UI"/>
          <w:color w:val="000000"/>
        </w:rPr>
        <w:t>Low Spend = between 0 and 68.75 $USD</w:t>
      </w:r>
    </w:p>
    <w:p w14:paraId="39D48445" w14:textId="77777777" w:rsidR="006A201F" w:rsidRDefault="006A201F" w:rsidP="006A201F">
      <w:pPr>
        <w:pBdr>
          <w:top w:val="nil"/>
          <w:left w:val="nil"/>
          <w:bottom w:val="nil"/>
          <w:right w:val="nil"/>
          <w:between w:val="nil"/>
        </w:pBdr>
        <w:ind w:left="1440"/>
        <w:rPr>
          <w:color w:val="000000"/>
        </w:rPr>
      </w:pPr>
    </w:p>
    <w:p w14:paraId="28E33012" w14:textId="77777777" w:rsidR="006A201F" w:rsidRDefault="006A201F" w:rsidP="006A201F">
      <w:r>
        <w:rPr>
          <w:noProof/>
        </w:rPr>
        <w:lastRenderedPageBreak/>
        <w:drawing>
          <wp:inline distT="0" distB="0" distL="0" distR="0" wp14:anchorId="61AE4DD0" wp14:editId="76EC1494">
            <wp:extent cx="4614705" cy="2924391"/>
            <wp:effectExtent l="0" t="0" r="0" b="0"/>
            <wp:docPr id="41" name="image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bar chart&#10;&#10;Description automatically generated"/>
                    <pic:cNvPicPr preferRelativeResize="0"/>
                  </pic:nvPicPr>
                  <pic:blipFill>
                    <a:blip r:embed="rId24"/>
                    <a:srcRect/>
                    <a:stretch>
                      <a:fillRect/>
                    </a:stretch>
                  </pic:blipFill>
                  <pic:spPr>
                    <a:xfrm>
                      <a:off x="0" y="0"/>
                      <a:ext cx="4614705" cy="2924391"/>
                    </a:xfrm>
                    <a:prstGeom prst="rect">
                      <a:avLst/>
                    </a:prstGeom>
                    <a:ln/>
                  </pic:spPr>
                </pic:pic>
              </a:graphicData>
            </a:graphic>
          </wp:inline>
        </w:drawing>
      </w:r>
    </w:p>
    <w:p w14:paraId="2EB7F6AF" w14:textId="77777777" w:rsidR="006A201F" w:rsidRDefault="006A201F" w:rsidP="006A201F"/>
    <w:p w14:paraId="123C2216" w14:textId="77777777" w:rsidR="006A201F" w:rsidRPr="003D54D8" w:rsidRDefault="006A201F" w:rsidP="006A201F">
      <w:pPr>
        <w:rPr>
          <w:b/>
          <w:bCs/>
        </w:rPr>
      </w:pPr>
    </w:p>
    <w:p w14:paraId="27F470D9" w14:textId="77777777" w:rsidR="006A201F" w:rsidRDefault="006A201F" w:rsidP="006A201F">
      <w:r>
        <w:t>Age was also split into three different categories (Figure 2)</w:t>
      </w:r>
    </w:p>
    <w:p w14:paraId="6799F9EA" w14:textId="77777777" w:rsidR="006A201F" w:rsidRDefault="006A201F" w:rsidP="006A201F">
      <w:pPr>
        <w:numPr>
          <w:ilvl w:val="0"/>
          <w:numId w:val="7"/>
        </w:numPr>
        <w:pBdr>
          <w:top w:val="nil"/>
          <w:left w:val="nil"/>
          <w:bottom w:val="nil"/>
          <w:right w:val="nil"/>
          <w:between w:val="nil"/>
        </w:pBdr>
        <w:spacing w:after="0"/>
      </w:pPr>
      <w:r>
        <w:rPr>
          <w:color w:val="000000"/>
        </w:rPr>
        <w:t>Gen Z = between 0 and 30 years old</w:t>
      </w:r>
    </w:p>
    <w:p w14:paraId="191571FB" w14:textId="77777777" w:rsidR="006A201F" w:rsidRDefault="006A201F" w:rsidP="006A201F">
      <w:pPr>
        <w:numPr>
          <w:ilvl w:val="0"/>
          <w:numId w:val="7"/>
        </w:numPr>
        <w:pBdr>
          <w:top w:val="nil"/>
          <w:left w:val="nil"/>
          <w:bottom w:val="nil"/>
          <w:right w:val="nil"/>
          <w:between w:val="nil"/>
        </w:pBdr>
        <w:spacing w:after="0"/>
      </w:pPr>
      <w:r>
        <w:rPr>
          <w:color w:val="000000"/>
        </w:rPr>
        <w:t>Gen Y = between 31 and 55 years old</w:t>
      </w:r>
    </w:p>
    <w:p w14:paraId="66C27A34" w14:textId="77777777" w:rsidR="006A201F" w:rsidRDefault="006A201F" w:rsidP="006A201F">
      <w:pPr>
        <w:numPr>
          <w:ilvl w:val="0"/>
          <w:numId w:val="7"/>
        </w:numPr>
        <w:pBdr>
          <w:top w:val="nil"/>
          <w:left w:val="nil"/>
          <w:bottom w:val="nil"/>
          <w:right w:val="nil"/>
          <w:between w:val="nil"/>
        </w:pBdr>
        <w:spacing w:after="0"/>
      </w:pPr>
      <w:r>
        <w:rPr>
          <w:color w:val="000000"/>
        </w:rPr>
        <w:t>Gen X = between 56 and 83 years old (excluding outliers)</w:t>
      </w:r>
    </w:p>
    <w:p w14:paraId="4DD71CCB" w14:textId="77777777" w:rsidR="006A201F" w:rsidRDefault="006A201F" w:rsidP="006A201F">
      <w:pPr>
        <w:pBdr>
          <w:top w:val="nil"/>
          <w:left w:val="nil"/>
          <w:bottom w:val="nil"/>
          <w:right w:val="nil"/>
          <w:between w:val="nil"/>
        </w:pBdr>
        <w:ind w:left="1440"/>
        <w:rPr>
          <w:color w:val="000000"/>
        </w:rPr>
      </w:pPr>
    </w:p>
    <w:p w14:paraId="507873E8" w14:textId="77777777" w:rsidR="006A201F" w:rsidRDefault="006A201F" w:rsidP="006A201F">
      <w:r>
        <w:rPr>
          <w:noProof/>
        </w:rPr>
        <w:drawing>
          <wp:inline distT="0" distB="0" distL="0" distR="0" wp14:anchorId="59DE60CF" wp14:editId="4334C688">
            <wp:extent cx="4990996" cy="2815434"/>
            <wp:effectExtent l="0" t="0" r="0" b="0"/>
            <wp:docPr id="40" name="image1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bar chart&#10;&#10;Description automatically generated"/>
                    <pic:cNvPicPr preferRelativeResize="0"/>
                  </pic:nvPicPr>
                  <pic:blipFill>
                    <a:blip r:embed="rId25"/>
                    <a:srcRect/>
                    <a:stretch>
                      <a:fillRect/>
                    </a:stretch>
                  </pic:blipFill>
                  <pic:spPr>
                    <a:xfrm>
                      <a:off x="0" y="0"/>
                      <a:ext cx="4990996" cy="2815434"/>
                    </a:xfrm>
                    <a:prstGeom prst="rect">
                      <a:avLst/>
                    </a:prstGeom>
                    <a:ln/>
                  </pic:spPr>
                </pic:pic>
              </a:graphicData>
            </a:graphic>
          </wp:inline>
        </w:drawing>
      </w:r>
    </w:p>
    <w:p w14:paraId="77B24C41" w14:textId="77777777" w:rsidR="006A201F" w:rsidRDefault="006A201F" w:rsidP="006A201F"/>
    <w:p w14:paraId="0E2459D2" w14:textId="2108491F" w:rsidR="006A201F" w:rsidRPr="005F4551" w:rsidRDefault="006A201F" w:rsidP="006A201F">
      <w:pPr>
        <w:rPr>
          <w:rFonts w:ascii="Segoe UI" w:hAnsi="Segoe UI" w:cs="Segoe UI"/>
        </w:rPr>
      </w:pPr>
      <w:r w:rsidRPr="005F4551">
        <w:rPr>
          <w:rFonts w:ascii="Segoe UI" w:hAnsi="Segoe UI" w:cs="Segoe UI"/>
        </w:rPr>
        <w:t xml:space="preserve">Using the categories created for Spend and Age, we can see that total </w:t>
      </w:r>
      <w:r w:rsidR="000B4107">
        <w:rPr>
          <w:rFonts w:ascii="Segoe UI" w:hAnsi="Segoe UI" w:cs="Segoe UI"/>
        </w:rPr>
        <w:t>spending</w:t>
      </w:r>
      <w:r w:rsidRPr="005F4551">
        <w:rPr>
          <w:rFonts w:ascii="Segoe UI" w:hAnsi="Segoe UI" w:cs="Segoe UI"/>
        </w:rPr>
        <w:t xml:space="preserve"> is highly correlated to the </w:t>
      </w:r>
      <w:r w:rsidR="000B4107">
        <w:rPr>
          <w:rFonts w:ascii="Segoe UI" w:hAnsi="Segoe UI" w:cs="Segoe UI"/>
        </w:rPr>
        <w:t>customer's</w:t>
      </w:r>
      <w:r w:rsidRPr="005F4551">
        <w:rPr>
          <w:rFonts w:ascii="Segoe UI" w:hAnsi="Segoe UI" w:cs="Segoe UI"/>
        </w:rPr>
        <w:t xml:space="preserve"> income and education level but not so much to the </w:t>
      </w:r>
      <w:r w:rsidR="000B4107">
        <w:rPr>
          <w:rFonts w:ascii="Segoe UI" w:hAnsi="Segoe UI" w:cs="Segoe UI"/>
        </w:rPr>
        <w:t>customer's</w:t>
      </w:r>
      <w:r w:rsidRPr="005F4551">
        <w:rPr>
          <w:rFonts w:ascii="Segoe UI" w:hAnsi="Segoe UI" w:cs="Segoe UI"/>
        </w:rPr>
        <w:t xml:space="preserve"> age group. We aim to find </w:t>
      </w:r>
      <w:r w:rsidR="000B4107">
        <w:rPr>
          <w:rFonts w:ascii="Segoe UI" w:hAnsi="Segoe UI" w:cs="Segoe UI"/>
        </w:rPr>
        <w:t xml:space="preserve">a </w:t>
      </w:r>
      <w:r w:rsidRPr="005F4551">
        <w:rPr>
          <w:rFonts w:ascii="Segoe UI" w:hAnsi="Segoe UI" w:cs="Segoe UI"/>
        </w:rPr>
        <w:t xml:space="preserve">better correlation across the different </w:t>
      </w:r>
      <w:r w:rsidR="000B4107">
        <w:rPr>
          <w:rFonts w:ascii="Segoe UI" w:hAnsi="Segoe UI" w:cs="Segoe UI"/>
        </w:rPr>
        <w:t>customer</w:t>
      </w:r>
      <w:r w:rsidRPr="005F4551">
        <w:rPr>
          <w:rFonts w:ascii="Segoe UI" w:hAnsi="Segoe UI" w:cs="Segoe UI"/>
        </w:rPr>
        <w:t xml:space="preserve"> </w:t>
      </w:r>
      <w:r w:rsidR="000B4107">
        <w:rPr>
          <w:rFonts w:ascii="Segoe UI" w:hAnsi="Segoe UI" w:cs="Segoe UI"/>
        </w:rPr>
        <w:t>profiles</w:t>
      </w:r>
      <w:r w:rsidRPr="005F4551">
        <w:rPr>
          <w:rFonts w:ascii="Segoe UI" w:hAnsi="Segoe UI" w:cs="Segoe UI"/>
        </w:rPr>
        <w:t xml:space="preserve"> and what they buy </w:t>
      </w:r>
      <w:r w:rsidR="000B4107">
        <w:rPr>
          <w:rFonts w:ascii="Segoe UI" w:hAnsi="Segoe UI" w:cs="Segoe UI"/>
        </w:rPr>
        <w:t>to</w:t>
      </w:r>
      <w:r w:rsidRPr="005F4551">
        <w:rPr>
          <w:rFonts w:ascii="Segoe UI" w:hAnsi="Segoe UI" w:cs="Segoe UI"/>
        </w:rPr>
        <w:t xml:space="preserve"> establish the best strategy approach after applying the clustering and market basket analysis </w:t>
      </w:r>
      <w:r w:rsidR="00F56084" w:rsidRPr="005F4551">
        <w:rPr>
          <w:rFonts w:ascii="Segoe UI" w:hAnsi="Segoe UI" w:cs="Segoe UI"/>
        </w:rPr>
        <w:t>models.</w:t>
      </w:r>
      <w:r w:rsidRPr="005F4551">
        <w:rPr>
          <w:rFonts w:ascii="Segoe UI" w:hAnsi="Segoe UI" w:cs="Segoe UI"/>
        </w:rPr>
        <w:t xml:space="preserve"> </w:t>
      </w:r>
    </w:p>
    <w:p w14:paraId="239678AD" w14:textId="77777777" w:rsidR="006A201F" w:rsidRDefault="006A201F" w:rsidP="006A201F"/>
    <w:p w14:paraId="5EA03ED7" w14:textId="77777777" w:rsidR="006A201F" w:rsidRDefault="006A201F" w:rsidP="006A201F">
      <w:r>
        <w:rPr>
          <w:rFonts w:ascii="Calibri" w:eastAsia="Calibri" w:hAnsi="Calibri" w:cs="Calibri"/>
          <w:noProof/>
          <w:color w:val="000000"/>
        </w:rPr>
        <w:drawing>
          <wp:inline distT="0" distB="0" distL="0" distR="0" wp14:anchorId="5AB1275F" wp14:editId="59404ACA">
            <wp:extent cx="4655820" cy="2362200"/>
            <wp:effectExtent l="0" t="0" r="0" b="0"/>
            <wp:docPr id="43" name="image1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Chart, scatter chart&#10;&#10;Description automatically generated"/>
                    <pic:cNvPicPr preferRelativeResize="0"/>
                  </pic:nvPicPr>
                  <pic:blipFill>
                    <a:blip r:embed="rId26"/>
                    <a:srcRect/>
                    <a:stretch>
                      <a:fillRect/>
                    </a:stretch>
                  </pic:blipFill>
                  <pic:spPr>
                    <a:xfrm>
                      <a:off x="0" y="0"/>
                      <a:ext cx="4655820" cy="2362200"/>
                    </a:xfrm>
                    <a:prstGeom prst="rect">
                      <a:avLst/>
                    </a:prstGeom>
                    <a:ln/>
                  </pic:spPr>
                </pic:pic>
              </a:graphicData>
            </a:graphic>
          </wp:inline>
        </w:drawing>
      </w:r>
    </w:p>
    <w:p w14:paraId="0A110988" w14:textId="77777777" w:rsidR="006A201F" w:rsidRDefault="006A201F" w:rsidP="006A201F">
      <w:pPr>
        <w:rPr>
          <w:b/>
        </w:rPr>
      </w:pPr>
    </w:p>
    <w:p w14:paraId="4AA76EDD" w14:textId="77777777" w:rsidR="006A201F" w:rsidRDefault="006A201F" w:rsidP="006A201F">
      <w:pPr>
        <w:rPr>
          <w:b/>
        </w:rPr>
      </w:pPr>
      <w:r>
        <w:rPr>
          <w:rFonts w:ascii="Calibri" w:eastAsia="Calibri" w:hAnsi="Calibri" w:cs="Calibri"/>
          <w:noProof/>
        </w:rPr>
        <w:drawing>
          <wp:inline distT="0" distB="0" distL="0" distR="0" wp14:anchorId="12821B13" wp14:editId="24556CC3">
            <wp:extent cx="4665053" cy="2429716"/>
            <wp:effectExtent l="0" t="0" r="0" b="0"/>
            <wp:docPr id="42" name="image2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scatter chart&#10;&#10;Description automatically generated"/>
                    <pic:cNvPicPr preferRelativeResize="0"/>
                  </pic:nvPicPr>
                  <pic:blipFill>
                    <a:blip r:embed="rId27"/>
                    <a:srcRect/>
                    <a:stretch>
                      <a:fillRect/>
                    </a:stretch>
                  </pic:blipFill>
                  <pic:spPr>
                    <a:xfrm>
                      <a:off x="0" y="0"/>
                      <a:ext cx="4665053" cy="2429716"/>
                    </a:xfrm>
                    <a:prstGeom prst="rect">
                      <a:avLst/>
                    </a:prstGeom>
                    <a:ln/>
                  </pic:spPr>
                </pic:pic>
              </a:graphicData>
            </a:graphic>
          </wp:inline>
        </w:drawing>
      </w:r>
    </w:p>
    <w:p w14:paraId="1737CAB5" w14:textId="77777777" w:rsidR="006A201F" w:rsidRDefault="006A201F" w:rsidP="006A201F">
      <w:pPr>
        <w:rPr>
          <w:b/>
        </w:rPr>
      </w:pPr>
      <w:r>
        <w:br w:type="page"/>
      </w:r>
    </w:p>
    <w:p w14:paraId="526845CA" w14:textId="77777777" w:rsidR="006A201F" w:rsidRDefault="006A201F" w:rsidP="006A201F">
      <w:pPr>
        <w:rPr>
          <w:b/>
        </w:rPr>
      </w:pPr>
    </w:p>
    <w:p w14:paraId="054A2D87" w14:textId="77777777" w:rsidR="006A201F" w:rsidRPr="0076052C" w:rsidRDefault="006A201F" w:rsidP="006A201F">
      <w:pPr>
        <w:pStyle w:val="Heading3"/>
        <w:rPr>
          <w:color w:val="808080"/>
          <w:sz w:val="32"/>
          <w:szCs w:val="32"/>
        </w:rPr>
      </w:pPr>
      <w:bookmarkStart w:id="51" w:name="_Toc123603833"/>
      <w:bookmarkStart w:id="52" w:name="_Toc134223203"/>
      <w:r w:rsidRPr="0076052C">
        <w:rPr>
          <w:color w:val="808080"/>
          <w:sz w:val="32"/>
          <w:szCs w:val="32"/>
        </w:rPr>
        <w:t>Age Group Insights</w:t>
      </w:r>
      <w:bookmarkEnd w:id="51"/>
      <w:bookmarkEnd w:id="52"/>
      <w:r w:rsidRPr="0076052C">
        <w:rPr>
          <w:color w:val="808080"/>
          <w:sz w:val="32"/>
          <w:szCs w:val="32"/>
        </w:rPr>
        <w:t xml:space="preserve"> </w:t>
      </w:r>
    </w:p>
    <w:p w14:paraId="09C1510A" w14:textId="77777777" w:rsidR="006A201F" w:rsidRDefault="006A201F" w:rsidP="006A201F">
      <w:pPr>
        <w:pBdr>
          <w:top w:val="nil"/>
          <w:left w:val="nil"/>
          <w:bottom w:val="nil"/>
          <w:right w:val="nil"/>
          <w:between w:val="nil"/>
        </w:pBdr>
        <w:ind w:left="360" w:hanging="432"/>
        <w:rPr>
          <w:color w:val="000000"/>
        </w:rPr>
      </w:pPr>
    </w:p>
    <w:p w14:paraId="5A8C6D6A" w14:textId="5DA2FA99" w:rsidR="006A201F" w:rsidRPr="005F4551" w:rsidRDefault="006A201F" w:rsidP="005F4551">
      <w:pPr>
        <w:rPr>
          <w:rFonts w:ascii="Segoe UI" w:hAnsi="Segoe UI" w:cs="Segoe UI"/>
        </w:rPr>
      </w:pPr>
      <w:r w:rsidRPr="005F4551">
        <w:rPr>
          <w:rFonts w:ascii="Segoe UI" w:hAnsi="Segoe UI" w:cs="Segoe UI"/>
        </w:rPr>
        <w:t xml:space="preserve">Most of our customers (58.1%) are classified under Gen Y = Age between 31 and 55. </w:t>
      </w:r>
      <w:r w:rsidR="000B4107">
        <w:rPr>
          <w:rFonts w:ascii="Segoe UI" w:hAnsi="Segoe UI" w:cs="Segoe UI"/>
        </w:rPr>
        <w:t>On</w:t>
      </w:r>
      <w:r w:rsidRPr="005F4551">
        <w:rPr>
          <w:rFonts w:ascii="Segoe UI" w:hAnsi="Segoe UI" w:cs="Segoe UI"/>
        </w:rPr>
        <w:t xml:space="preserve"> average highest</w:t>
      </w:r>
      <w:r w:rsidR="005F4551">
        <w:rPr>
          <w:rFonts w:ascii="Segoe UI" w:hAnsi="Segoe UI" w:cs="Segoe UI"/>
        </w:rPr>
        <w:t xml:space="preserve"> s</w:t>
      </w:r>
      <w:r w:rsidRPr="005F4551">
        <w:rPr>
          <w:rFonts w:ascii="Segoe UI" w:hAnsi="Segoe UI" w:cs="Segoe UI"/>
        </w:rPr>
        <w:t xml:space="preserve">penders are classified under Gen Z = Age between 56 and 82 - (max age excluding outliers) </w:t>
      </w:r>
    </w:p>
    <w:p w14:paraId="23198E7B" w14:textId="77777777" w:rsidR="005F4551" w:rsidRDefault="005F4551" w:rsidP="006A201F">
      <w:pPr>
        <w:pBdr>
          <w:top w:val="nil"/>
          <w:left w:val="nil"/>
          <w:bottom w:val="nil"/>
          <w:right w:val="nil"/>
          <w:between w:val="nil"/>
        </w:pBdr>
        <w:spacing w:after="0" w:line="360" w:lineRule="auto"/>
        <w:ind w:left="357" w:hanging="431"/>
        <w:rPr>
          <w:color w:val="000000"/>
        </w:rPr>
      </w:pPr>
    </w:p>
    <w:p w14:paraId="4FD10D24" w14:textId="77777777" w:rsidR="006A201F" w:rsidRDefault="006A201F" w:rsidP="006A201F">
      <w:pPr>
        <w:pBdr>
          <w:top w:val="nil"/>
          <w:left w:val="nil"/>
          <w:bottom w:val="nil"/>
          <w:right w:val="nil"/>
          <w:between w:val="nil"/>
        </w:pBdr>
        <w:ind w:left="360" w:hanging="432"/>
        <w:rPr>
          <w:color w:val="000000"/>
        </w:rPr>
      </w:pPr>
      <w:r>
        <w:rPr>
          <w:color w:val="000000"/>
        </w:rPr>
        <w:tab/>
      </w:r>
      <w:r>
        <w:rPr>
          <w:rFonts w:ascii="Calibri" w:eastAsia="Calibri" w:hAnsi="Calibri" w:cs="Calibri"/>
          <w:noProof/>
          <w:color w:val="000000"/>
        </w:rPr>
        <w:drawing>
          <wp:inline distT="0" distB="0" distL="0" distR="0" wp14:anchorId="7C3A4BE7" wp14:editId="637EDFAA">
            <wp:extent cx="2621280" cy="2080260"/>
            <wp:effectExtent l="0" t="0" r="0" b="0"/>
            <wp:docPr id="45" name="image6.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pie chart&#10;&#10;Description automatically generated"/>
                    <pic:cNvPicPr preferRelativeResize="0"/>
                  </pic:nvPicPr>
                  <pic:blipFill>
                    <a:blip r:embed="rId28"/>
                    <a:srcRect/>
                    <a:stretch>
                      <a:fillRect/>
                    </a:stretch>
                  </pic:blipFill>
                  <pic:spPr>
                    <a:xfrm>
                      <a:off x="0" y="0"/>
                      <a:ext cx="2621280" cy="2080260"/>
                    </a:xfrm>
                    <a:prstGeom prst="rect">
                      <a:avLst/>
                    </a:prstGeom>
                    <a:ln/>
                  </pic:spPr>
                </pic:pic>
              </a:graphicData>
            </a:graphic>
          </wp:inline>
        </w:drawing>
      </w:r>
    </w:p>
    <w:p w14:paraId="5D3367D9" w14:textId="77777777" w:rsidR="006A201F" w:rsidRDefault="006A201F" w:rsidP="006A201F">
      <w:pPr>
        <w:pBdr>
          <w:top w:val="nil"/>
          <w:left w:val="nil"/>
          <w:bottom w:val="nil"/>
          <w:right w:val="nil"/>
          <w:between w:val="nil"/>
        </w:pBdr>
        <w:ind w:left="360" w:hanging="432"/>
        <w:rPr>
          <w:b/>
          <w:color w:val="000000"/>
        </w:rPr>
      </w:pPr>
    </w:p>
    <w:p w14:paraId="1823DF8E" w14:textId="77777777" w:rsidR="006A201F" w:rsidRDefault="006A201F" w:rsidP="006A201F">
      <w:pPr>
        <w:pBdr>
          <w:top w:val="nil"/>
          <w:left w:val="nil"/>
          <w:bottom w:val="nil"/>
          <w:right w:val="nil"/>
          <w:between w:val="nil"/>
        </w:pBdr>
        <w:ind w:left="360" w:hanging="432"/>
        <w:rPr>
          <w:b/>
          <w:color w:val="000000"/>
        </w:rPr>
      </w:pPr>
      <w:r>
        <w:rPr>
          <w:rFonts w:ascii="Calibri" w:eastAsia="Calibri" w:hAnsi="Calibri" w:cs="Calibri"/>
          <w:noProof/>
          <w:color w:val="000000"/>
        </w:rPr>
        <w:drawing>
          <wp:inline distT="0" distB="0" distL="0" distR="0" wp14:anchorId="15577B9D" wp14:editId="582DFD5E">
            <wp:extent cx="3124200" cy="2301240"/>
            <wp:effectExtent l="0" t="0" r="0" b="0"/>
            <wp:docPr id="44" name="image8.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bar chart&#10;&#10;Description automatically generated"/>
                    <pic:cNvPicPr preferRelativeResize="0"/>
                  </pic:nvPicPr>
                  <pic:blipFill>
                    <a:blip r:embed="rId29"/>
                    <a:srcRect/>
                    <a:stretch>
                      <a:fillRect/>
                    </a:stretch>
                  </pic:blipFill>
                  <pic:spPr>
                    <a:xfrm>
                      <a:off x="0" y="0"/>
                      <a:ext cx="3124200" cy="2301240"/>
                    </a:xfrm>
                    <a:prstGeom prst="rect">
                      <a:avLst/>
                    </a:prstGeom>
                    <a:ln/>
                  </pic:spPr>
                </pic:pic>
              </a:graphicData>
            </a:graphic>
          </wp:inline>
        </w:drawing>
      </w:r>
    </w:p>
    <w:p w14:paraId="3343F765" w14:textId="570D698F" w:rsidR="006A201F" w:rsidRDefault="006A201F" w:rsidP="006A201F">
      <w:pPr>
        <w:pBdr>
          <w:top w:val="nil"/>
          <w:left w:val="nil"/>
          <w:bottom w:val="nil"/>
          <w:right w:val="nil"/>
          <w:between w:val="nil"/>
        </w:pBdr>
        <w:ind w:left="360" w:hanging="432"/>
        <w:rPr>
          <w:b/>
          <w:color w:val="000000"/>
        </w:rPr>
      </w:pPr>
    </w:p>
    <w:p w14:paraId="5176A8FE" w14:textId="77777777" w:rsidR="006A201F" w:rsidRDefault="006A201F" w:rsidP="006A201F">
      <w:pPr>
        <w:pBdr>
          <w:top w:val="nil"/>
          <w:left w:val="nil"/>
          <w:bottom w:val="nil"/>
          <w:right w:val="nil"/>
          <w:between w:val="nil"/>
        </w:pBdr>
        <w:ind w:left="360" w:hanging="432"/>
        <w:rPr>
          <w:b/>
          <w:color w:val="000000"/>
        </w:rPr>
      </w:pPr>
    </w:p>
    <w:p w14:paraId="503E072B" w14:textId="77777777" w:rsidR="006A201F" w:rsidRDefault="006A201F" w:rsidP="006A201F">
      <w:pPr>
        <w:pBdr>
          <w:top w:val="nil"/>
          <w:left w:val="nil"/>
          <w:bottom w:val="nil"/>
          <w:right w:val="nil"/>
          <w:between w:val="nil"/>
        </w:pBdr>
        <w:ind w:left="360" w:hanging="432"/>
        <w:rPr>
          <w:b/>
          <w:color w:val="000000"/>
        </w:rPr>
      </w:pPr>
      <w:r>
        <w:rPr>
          <w:rFonts w:ascii="Calibri" w:eastAsia="Calibri" w:hAnsi="Calibri" w:cs="Calibri"/>
          <w:noProof/>
          <w:color w:val="000000"/>
        </w:rPr>
        <w:lastRenderedPageBreak/>
        <w:drawing>
          <wp:inline distT="0" distB="0" distL="0" distR="0" wp14:anchorId="775DD5FD" wp14:editId="65E738C1">
            <wp:extent cx="2971800" cy="2278380"/>
            <wp:effectExtent l="0" t="0" r="0" b="0"/>
            <wp:docPr id="47" name="image1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bar chart&#10;&#10;Description automatically generated"/>
                    <pic:cNvPicPr preferRelativeResize="0"/>
                  </pic:nvPicPr>
                  <pic:blipFill>
                    <a:blip r:embed="rId30"/>
                    <a:srcRect/>
                    <a:stretch>
                      <a:fillRect/>
                    </a:stretch>
                  </pic:blipFill>
                  <pic:spPr>
                    <a:xfrm>
                      <a:off x="0" y="0"/>
                      <a:ext cx="2971800" cy="2278380"/>
                    </a:xfrm>
                    <a:prstGeom prst="rect">
                      <a:avLst/>
                    </a:prstGeom>
                    <a:ln/>
                  </pic:spPr>
                </pic:pic>
              </a:graphicData>
            </a:graphic>
          </wp:inline>
        </w:drawing>
      </w:r>
    </w:p>
    <w:p w14:paraId="522449EB" w14:textId="77777777" w:rsidR="006A201F" w:rsidRDefault="006A201F" w:rsidP="006A201F">
      <w:pPr>
        <w:pBdr>
          <w:top w:val="nil"/>
          <w:left w:val="nil"/>
          <w:bottom w:val="nil"/>
          <w:right w:val="nil"/>
          <w:between w:val="nil"/>
        </w:pBdr>
        <w:ind w:left="360" w:hanging="432"/>
        <w:rPr>
          <w:b/>
          <w:color w:val="000000"/>
        </w:rPr>
      </w:pPr>
    </w:p>
    <w:p w14:paraId="5534A74B" w14:textId="77777777" w:rsidR="006A201F" w:rsidRPr="0076052C" w:rsidRDefault="006A201F" w:rsidP="006A201F">
      <w:pPr>
        <w:pStyle w:val="Heading3"/>
        <w:rPr>
          <w:color w:val="808080"/>
          <w:sz w:val="32"/>
          <w:szCs w:val="32"/>
        </w:rPr>
      </w:pPr>
      <w:bookmarkStart w:id="53" w:name="_Toc123603834"/>
      <w:bookmarkStart w:id="54" w:name="_Toc134223204"/>
      <w:r w:rsidRPr="0076052C">
        <w:rPr>
          <w:color w:val="808080"/>
          <w:sz w:val="32"/>
          <w:szCs w:val="32"/>
        </w:rPr>
        <w:t>Education Group Insights</w:t>
      </w:r>
      <w:bookmarkEnd w:id="53"/>
      <w:bookmarkEnd w:id="54"/>
      <w:r w:rsidRPr="0076052C">
        <w:rPr>
          <w:color w:val="808080"/>
          <w:sz w:val="32"/>
          <w:szCs w:val="32"/>
        </w:rPr>
        <w:t xml:space="preserve"> </w:t>
      </w:r>
    </w:p>
    <w:p w14:paraId="6002C9CD" w14:textId="77777777" w:rsidR="006A201F" w:rsidRPr="005F4551" w:rsidRDefault="006A201F" w:rsidP="006A201F">
      <w:pPr>
        <w:rPr>
          <w:rFonts w:ascii="Segoe UI" w:hAnsi="Segoe UI" w:cs="Segoe UI"/>
        </w:rPr>
      </w:pPr>
    </w:p>
    <w:p w14:paraId="5C07C8E2" w14:textId="34A3E8F0" w:rsidR="006A201F" w:rsidRPr="005F4551" w:rsidRDefault="006A201F" w:rsidP="005F4551">
      <w:pPr>
        <w:rPr>
          <w:rFonts w:ascii="Segoe UI" w:hAnsi="Segoe UI" w:cs="Segoe UI"/>
        </w:rPr>
      </w:pPr>
      <w:r w:rsidRPr="005F4551">
        <w:rPr>
          <w:rFonts w:ascii="Segoe UI" w:hAnsi="Segoe UI" w:cs="Segoe UI"/>
        </w:rPr>
        <w:t xml:space="preserve">Around 50% and most customers have only graduated. We can see in the graphs below the total </w:t>
      </w:r>
      <w:proofErr w:type="gramStart"/>
      <w:r w:rsidRPr="005F4551">
        <w:rPr>
          <w:rFonts w:ascii="Segoe UI" w:hAnsi="Segoe UI" w:cs="Segoe UI"/>
        </w:rPr>
        <w:t>spend</w:t>
      </w:r>
      <w:proofErr w:type="gramEnd"/>
      <w:r w:rsidRPr="005F4551">
        <w:rPr>
          <w:rFonts w:ascii="Segoe UI" w:hAnsi="Segoe UI" w:cs="Segoe UI"/>
        </w:rPr>
        <w:t xml:space="preserve"> by education level as well as the average spend by education level, which shows that </w:t>
      </w:r>
      <w:r w:rsidR="000B4107">
        <w:rPr>
          <w:rFonts w:ascii="Segoe UI" w:hAnsi="Segoe UI" w:cs="Segoe UI"/>
        </w:rPr>
        <w:t xml:space="preserve">the </w:t>
      </w:r>
      <w:r w:rsidRPr="005F4551">
        <w:rPr>
          <w:rFonts w:ascii="Segoe UI" w:hAnsi="Segoe UI" w:cs="Segoe UI"/>
        </w:rPr>
        <w:t xml:space="preserve">highest spenders </w:t>
      </w:r>
      <w:r w:rsidR="000B4107">
        <w:rPr>
          <w:rFonts w:ascii="Segoe UI" w:hAnsi="Segoe UI" w:cs="Segoe UI"/>
        </w:rPr>
        <w:t>on</w:t>
      </w:r>
      <w:r w:rsidRPr="005F4551">
        <w:rPr>
          <w:rFonts w:ascii="Segoe UI" w:hAnsi="Segoe UI" w:cs="Segoe UI"/>
        </w:rPr>
        <w:t xml:space="preserve"> average are customers </w:t>
      </w:r>
      <w:r w:rsidR="005F4551" w:rsidRPr="005F4551">
        <w:rPr>
          <w:rFonts w:ascii="Segoe UI" w:hAnsi="Segoe UI" w:cs="Segoe UI"/>
        </w:rPr>
        <w:t>with a</w:t>
      </w:r>
      <w:r w:rsidRPr="005F4551">
        <w:rPr>
          <w:rFonts w:ascii="Segoe UI" w:hAnsi="Segoe UI" w:cs="Segoe UI"/>
        </w:rPr>
        <w:t xml:space="preserve"> </w:t>
      </w:r>
      <w:r w:rsidR="000B4107">
        <w:rPr>
          <w:rFonts w:ascii="Segoe UI" w:hAnsi="Segoe UI" w:cs="Segoe UI"/>
        </w:rPr>
        <w:t>Ph.D</w:t>
      </w:r>
      <w:r w:rsidR="00F56084" w:rsidRPr="005F4551">
        <w:rPr>
          <w:rFonts w:ascii="Segoe UI" w:hAnsi="Segoe UI" w:cs="Segoe UI"/>
        </w:rPr>
        <w:t>.</w:t>
      </w:r>
    </w:p>
    <w:p w14:paraId="4698919A" w14:textId="77777777" w:rsidR="005F4551" w:rsidRDefault="005F4551" w:rsidP="006A201F">
      <w:pPr>
        <w:pBdr>
          <w:top w:val="nil"/>
          <w:left w:val="nil"/>
          <w:bottom w:val="nil"/>
          <w:right w:val="nil"/>
          <w:between w:val="nil"/>
        </w:pBdr>
        <w:spacing w:after="0" w:line="240" w:lineRule="auto"/>
        <w:jc w:val="left"/>
        <w:rPr>
          <w:color w:val="000000"/>
        </w:rPr>
      </w:pPr>
    </w:p>
    <w:p w14:paraId="0B318EB9" w14:textId="77777777" w:rsidR="005F4551" w:rsidRDefault="005F4551" w:rsidP="006A201F">
      <w:pPr>
        <w:pBdr>
          <w:top w:val="nil"/>
          <w:left w:val="nil"/>
          <w:bottom w:val="nil"/>
          <w:right w:val="nil"/>
          <w:between w:val="nil"/>
        </w:pBdr>
        <w:spacing w:after="0" w:line="240" w:lineRule="auto"/>
        <w:jc w:val="left"/>
        <w:rPr>
          <w:color w:val="000000"/>
        </w:rPr>
      </w:pPr>
    </w:p>
    <w:p w14:paraId="31B27AEA" w14:textId="77777777" w:rsidR="006A201F" w:rsidRDefault="006A201F" w:rsidP="006A201F">
      <w:pPr>
        <w:pBdr>
          <w:top w:val="nil"/>
          <w:left w:val="nil"/>
          <w:bottom w:val="nil"/>
          <w:right w:val="nil"/>
          <w:between w:val="nil"/>
        </w:pBdr>
        <w:spacing w:after="0" w:line="240" w:lineRule="auto"/>
        <w:jc w:val="left"/>
        <w:rPr>
          <w:rFonts w:ascii="Calibri" w:eastAsia="Calibri" w:hAnsi="Calibri" w:cs="Calibri"/>
          <w:color w:val="FF0000"/>
        </w:rPr>
      </w:pPr>
      <w:r>
        <w:rPr>
          <w:rFonts w:ascii="Calibri" w:eastAsia="Calibri" w:hAnsi="Calibri" w:cs="Calibri"/>
          <w:b/>
          <w:noProof/>
          <w:color w:val="000000"/>
        </w:rPr>
        <w:drawing>
          <wp:inline distT="0" distB="0" distL="0" distR="0" wp14:anchorId="7279290A" wp14:editId="2D28582C">
            <wp:extent cx="2423160" cy="2034540"/>
            <wp:effectExtent l="0" t="0" r="0" b="0"/>
            <wp:docPr id="46" name="image10.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pie chart&#10;&#10;Description automatically generated"/>
                    <pic:cNvPicPr preferRelativeResize="0"/>
                  </pic:nvPicPr>
                  <pic:blipFill>
                    <a:blip r:embed="rId31"/>
                    <a:srcRect/>
                    <a:stretch>
                      <a:fillRect/>
                    </a:stretch>
                  </pic:blipFill>
                  <pic:spPr>
                    <a:xfrm>
                      <a:off x="0" y="0"/>
                      <a:ext cx="2423160" cy="2034540"/>
                    </a:xfrm>
                    <a:prstGeom prst="rect">
                      <a:avLst/>
                    </a:prstGeom>
                    <a:ln/>
                  </pic:spPr>
                </pic:pic>
              </a:graphicData>
            </a:graphic>
          </wp:inline>
        </w:drawing>
      </w:r>
    </w:p>
    <w:p w14:paraId="272243AB" w14:textId="77777777" w:rsidR="006A201F" w:rsidRDefault="006A201F" w:rsidP="006A201F">
      <w:pPr>
        <w:pBdr>
          <w:top w:val="nil"/>
          <w:left w:val="nil"/>
          <w:bottom w:val="nil"/>
          <w:right w:val="nil"/>
          <w:between w:val="nil"/>
        </w:pBdr>
        <w:spacing w:after="0" w:line="240" w:lineRule="auto"/>
        <w:jc w:val="left"/>
        <w:rPr>
          <w:color w:val="000000"/>
        </w:rPr>
      </w:pPr>
    </w:p>
    <w:p w14:paraId="2C912C4E" w14:textId="77777777" w:rsidR="006A201F" w:rsidRDefault="006A201F" w:rsidP="006A201F">
      <w:pPr>
        <w:pBdr>
          <w:top w:val="nil"/>
          <w:left w:val="nil"/>
          <w:bottom w:val="nil"/>
          <w:right w:val="nil"/>
          <w:between w:val="nil"/>
        </w:pBdr>
        <w:spacing w:after="0" w:line="240" w:lineRule="auto"/>
        <w:jc w:val="left"/>
        <w:rPr>
          <w:b/>
          <w:color w:val="000000"/>
        </w:rPr>
      </w:pPr>
    </w:p>
    <w:p w14:paraId="585D764A" w14:textId="77777777" w:rsidR="006A201F" w:rsidRDefault="006A201F" w:rsidP="006A201F">
      <w:pPr>
        <w:pBdr>
          <w:top w:val="nil"/>
          <w:left w:val="nil"/>
          <w:bottom w:val="nil"/>
          <w:right w:val="nil"/>
          <w:between w:val="nil"/>
        </w:pBdr>
        <w:spacing w:after="0" w:line="240" w:lineRule="auto"/>
        <w:jc w:val="left"/>
        <w:rPr>
          <w:rFonts w:ascii="Calibri" w:eastAsia="Calibri" w:hAnsi="Calibri" w:cs="Calibri"/>
          <w:b/>
          <w:color w:val="FF0000"/>
        </w:rPr>
      </w:pPr>
      <w:r>
        <w:rPr>
          <w:rFonts w:ascii="Calibri" w:eastAsia="Calibri" w:hAnsi="Calibri" w:cs="Calibri"/>
          <w:b/>
          <w:noProof/>
          <w:color w:val="000000"/>
        </w:rPr>
        <w:lastRenderedPageBreak/>
        <w:drawing>
          <wp:inline distT="0" distB="0" distL="0" distR="0" wp14:anchorId="7FCB6D6B" wp14:editId="3A318F1E">
            <wp:extent cx="2948940" cy="2461260"/>
            <wp:effectExtent l="0" t="0" r="0" b="0"/>
            <wp:docPr id="50" name="image16.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bar chart, histogram&#10;&#10;Description automatically generated"/>
                    <pic:cNvPicPr preferRelativeResize="0"/>
                  </pic:nvPicPr>
                  <pic:blipFill>
                    <a:blip r:embed="rId32"/>
                    <a:srcRect/>
                    <a:stretch>
                      <a:fillRect/>
                    </a:stretch>
                  </pic:blipFill>
                  <pic:spPr>
                    <a:xfrm>
                      <a:off x="0" y="0"/>
                      <a:ext cx="2948940" cy="2461260"/>
                    </a:xfrm>
                    <a:prstGeom prst="rect">
                      <a:avLst/>
                    </a:prstGeom>
                    <a:ln/>
                  </pic:spPr>
                </pic:pic>
              </a:graphicData>
            </a:graphic>
          </wp:inline>
        </w:drawing>
      </w:r>
    </w:p>
    <w:p w14:paraId="148FD971" w14:textId="70B6BCC3" w:rsidR="006A201F" w:rsidRDefault="006A201F" w:rsidP="006A201F">
      <w:pPr>
        <w:pBdr>
          <w:top w:val="nil"/>
          <w:left w:val="nil"/>
          <w:bottom w:val="nil"/>
          <w:right w:val="nil"/>
          <w:between w:val="nil"/>
        </w:pBdr>
        <w:spacing w:after="0" w:line="240" w:lineRule="auto"/>
        <w:jc w:val="left"/>
        <w:rPr>
          <w:rFonts w:ascii="Calibri" w:eastAsia="Calibri" w:hAnsi="Calibri" w:cs="Calibri"/>
          <w:color w:val="FF0000"/>
        </w:rPr>
      </w:pPr>
    </w:p>
    <w:p w14:paraId="6D956E62" w14:textId="77777777" w:rsidR="006A201F" w:rsidRDefault="006A201F" w:rsidP="006A201F">
      <w:pPr>
        <w:pBdr>
          <w:top w:val="nil"/>
          <w:left w:val="nil"/>
          <w:bottom w:val="nil"/>
          <w:right w:val="nil"/>
          <w:between w:val="nil"/>
        </w:pBdr>
        <w:spacing w:after="0" w:line="240" w:lineRule="auto"/>
        <w:jc w:val="left"/>
        <w:rPr>
          <w:rFonts w:ascii="Times New Roman" w:eastAsia="Times New Roman" w:hAnsi="Times New Roman" w:cs="Times New Roman"/>
          <w:color w:val="000000"/>
          <w:sz w:val="24"/>
          <w:szCs w:val="24"/>
        </w:rPr>
      </w:pPr>
    </w:p>
    <w:p w14:paraId="18B8977F" w14:textId="77777777" w:rsidR="006A201F" w:rsidRDefault="006A201F" w:rsidP="006A201F">
      <w:pPr>
        <w:pStyle w:val="Heading3"/>
        <w:rPr>
          <w:color w:val="808080"/>
        </w:rPr>
      </w:pPr>
      <w:bookmarkStart w:id="55" w:name="_Toc123603835"/>
      <w:bookmarkStart w:id="56" w:name="_Toc134223205"/>
      <w:r>
        <w:rPr>
          <w:color w:val="808080"/>
        </w:rPr>
        <w:t>Marital Status Group Insights</w:t>
      </w:r>
      <w:bookmarkEnd w:id="55"/>
      <w:bookmarkEnd w:id="56"/>
    </w:p>
    <w:p w14:paraId="7C989A35" w14:textId="26A4176E" w:rsidR="006A201F" w:rsidRDefault="006A201F" w:rsidP="006A201F">
      <w:pPr>
        <w:spacing w:after="280" w:line="240" w:lineRule="auto"/>
      </w:pPr>
      <w:r>
        <w:t xml:space="preserve">Most of our customers 38.6%) are Married. </w:t>
      </w:r>
      <w:r w:rsidR="000B4107">
        <w:t>On</w:t>
      </w:r>
      <w:r>
        <w:t xml:space="preserve"> average highest spenders are widow customers </w:t>
      </w:r>
    </w:p>
    <w:p w14:paraId="0560D081" w14:textId="77777777" w:rsidR="006A201F" w:rsidRDefault="006A201F" w:rsidP="006A201F">
      <w:pPr>
        <w:pBdr>
          <w:top w:val="nil"/>
          <w:left w:val="nil"/>
          <w:bottom w:val="nil"/>
          <w:right w:val="nil"/>
          <w:between w:val="nil"/>
        </w:pBdr>
        <w:ind w:left="792" w:hanging="432"/>
        <w:rPr>
          <w:color w:val="000000"/>
        </w:rPr>
      </w:pPr>
      <w:r>
        <w:rPr>
          <w:noProof/>
          <w:color w:val="000000"/>
        </w:rPr>
        <w:drawing>
          <wp:inline distT="0" distB="0" distL="0" distR="0" wp14:anchorId="1A4C4572" wp14:editId="7B10EE31">
            <wp:extent cx="3992880" cy="3200400"/>
            <wp:effectExtent l="0" t="0" r="0" b="0"/>
            <wp:docPr id="48" name="image14.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pie chart&#10;&#10;Description automatically generated"/>
                    <pic:cNvPicPr preferRelativeResize="0"/>
                  </pic:nvPicPr>
                  <pic:blipFill>
                    <a:blip r:embed="rId33"/>
                    <a:srcRect/>
                    <a:stretch>
                      <a:fillRect/>
                    </a:stretch>
                  </pic:blipFill>
                  <pic:spPr>
                    <a:xfrm>
                      <a:off x="0" y="0"/>
                      <a:ext cx="3992880" cy="3200400"/>
                    </a:xfrm>
                    <a:prstGeom prst="rect">
                      <a:avLst/>
                    </a:prstGeom>
                    <a:ln/>
                  </pic:spPr>
                </pic:pic>
              </a:graphicData>
            </a:graphic>
          </wp:inline>
        </w:drawing>
      </w:r>
    </w:p>
    <w:p w14:paraId="6E2B920B" w14:textId="27ED6875" w:rsidR="006A201F" w:rsidRDefault="006A201F" w:rsidP="006A201F">
      <w:pPr>
        <w:pBdr>
          <w:top w:val="nil"/>
          <w:left w:val="nil"/>
          <w:bottom w:val="nil"/>
          <w:right w:val="nil"/>
          <w:between w:val="nil"/>
        </w:pBdr>
        <w:ind w:left="792" w:hanging="432"/>
        <w:rPr>
          <w:b/>
          <w:color w:val="000000"/>
        </w:rPr>
      </w:pPr>
    </w:p>
    <w:p w14:paraId="188E9E25" w14:textId="77777777" w:rsidR="006A201F" w:rsidRDefault="006A201F" w:rsidP="006A201F">
      <w:pPr>
        <w:pBdr>
          <w:top w:val="nil"/>
          <w:left w:val="nil"/>
          <w:bottom w:val="nil"/>
          <w:right w:val="nil"/>
          <w:between w:val="nil"/>
        </w:pBdr>
        <w:ind w:left="792" w:hanging="432"/>
        <w:rPr>
          <w:b/>
          <w:color w:val="000000"/>
        </w:rPr>
      </w:pPr>
    </w:p>
    <w:p w14:paraId="3255A585" w14:textId="77777777" w:rsidR="006A201F" w:rsidRDefault="006A201F" w:rsidP="006A201F">
      <w:pPr>
        <w:pBdr>
          <w:top w:val="nil"/>
          <w:left w:val="nil"/>
          <w:bottom w:val="nil"/>
          <w:right w:val="nil"/>
          <w:between w:val="nil"/>
        </w:pBdr>
        <w:ind w:left="792" w:hanging="432"/>
        <w:rPr>
          <w:b/>
          <w:color w:val="000000"/>
        </w:rPr>
      </w:pPr>
      <w:r>
        <w:rPr>
          <w:rFonts w:ascii="Calibri" w:eastAsia="Calibri" w:hAnsi="Calibri" w:cs="Calibri"/>
          <w:b/>
          <w:noProof/>
          <w:color w:val="000000"/>
        </w:rPr>
        <w:lastRenderedPageBreak/>
        <w:drawing>
          <wp:inline distT="0" distB="0" distL="0" distR="0" wp14:anchorId="538ECE74" wp14:editId="28930D56">
            <wp:extent cx="3108960" cy="2377440"/>
            <wp:effectExtent l="0" t="0" r="0" b="0"/>
            <wp:docPr id="49" name="image19.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hart, bar chart, histogram&#10;&#10;Description automatically generated"/>
                    <pic:cNvPicPr preferRelativeResize="0"/>
                  </pic:nvPicPr>
                  <pic:blipFill>
                    <a:blip r:embed="rId34"/>
                    <a:srcRect/>
                    <a:stretch>
                      <a:fillRect/>
                    </a:stretch>
                  </pic:blipFill>
                  <pic:spPr>
                    <a:xfrm>
                      <a:off x="0" y="0"/>
                      <a:ext cx="3108960" cy="2377440"/>
                    </a:xfrm>
                    <a:prstGeom prst="rect">
                      <a:avLst/>
                    </a:prstGeom>
                    <a:ln/>
                  </pic:spPr>
                </pic:pic>
              </a:graphicData>
            </a:graphic>
          </wp:inline>
        </w:drawing>
      </w:r>
    </w:p>
    <w:p w14:paraId="2A5CD783" w14:textId="77777777" w:rsidR="006A201F" w:rsidRDefault="006A201F" w:rsidP="006A201F">
      <w:pPr>
        <w:pBdr>
          <w:top w:val="nil"/>
          <w:left w:val="nil"/>
          <w:bottom w:val="nil"/>
          <w:right w:val="nil"/>
          <w:between w:val="nil"/>
        </w:pBdr>
        <w:ind w:left="792" w:hanging="432"/>
        <w:rPr>
          <w:b/>
          <w:color w:val="000000"/>
        </w:rPr>
      </w:pPr>
    </w:p>
    <w:p w14:paraId="46C48DD0" w14:textId="77777777" w:rsidR="006A201F" w:rsidRDefault="006A201F" w:rsidP="006A201F">
      <w:pPr>
        <w:pBdr>
          <w:top w:val="nil"/>
          <w:left w:val="nil"/>
          <w:bottom w:val="nil"/>
          <w:right w:val="nil"/>
          <w:between w:val="nil"/>
        </w:pBdr>
        <w:ind w:left="792" w:hanging="432"/>
        <w:rPr>
          <w:b/>
          <w:color w:val="000000"/>
        </w:rPr>
      </w:pPr>
      <w:r>
        <w:rPr>
          <w:rFonts w:ascii="Calibri" w:eastAsia="Calibri" w:hAnsi="Calibri" w:cs="Calibri"/>
          <w:b/>
          <w:noProof/>
          <w:color w:val="000000"/>
        </w:rPr>
        <w:drawing>
          <wp:inline distT="0" distB="0" distL="0" distR="0" wp14:anchorId="2C7363E0" wp14:editId="61CB54BA">
            <wp:extent cx="3017520" cy="2339340"/>
            <wp:effectExtent l="0" t="0" r="0" b="0"/>
            <wp:docPr id="51" name="image18.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Chart, bar chart, histogram&#10;&#10;Description automatically generated"/>
                    <pic:cNvPicPr preferRelativeResize="0"/>
                  </pic:nvPicPr>
                  <pic:blipFill>
                    <a:blip r:embed="rId35"/>
                    <a:srcRect/>
                    <a:stretch>
                      <a:fillRect/>
                    </a:stretch>
                  </pic:blipFill>
                  <pic:spPr>
                    <a:xfrm>
                      <a:off x="0" y="0"/>
                      <a:ext cx="3017520" cy="2339340"/>
                    </a:xfrm>
                    <a:prstGeom prst="rect">
                      <a:avLst/>
                    </a:prstGeom>
                    <a:ln/>
                  </pic:spPr>
                </pic:pic>
              </a:graphicData>
            </a:graphic>
          </wp:inline>
        </w:drawing>
      </w:r>
    </w:p>
    <w:p w14:paraId="1AF78366" w14:textId="77777777" w:rsidR="006A201F" w:rsidRPr="006A201F" w:rsidRDefault="006A201F" w:rsidP="006A201F"/>
    <w:p w14:paraId="4691B5D2" w14:textId="77777777" w:rsidR="003001E6" w:rsidRDefault="003001E6" w:rsidP="006B65E7">
      <w:pPr>
        <w:pStyle w:val="HTMLPreformatted"/>
        <w:spacing w:before="360" w:after="120"/>
        <w:ind w:left="480" w:right="480"/>
        <w:rPr>
          <w:rStyle w:val="HTMLCode"/>
          <w:rFonts w:ascii="var(--jp-code-font-family)" w:eastAsiaTheme="majorEastAsia" w:hAnsi="var(--jp-code-font-family)"/>
          <w:bdr w:val="none" w:sz="0" w:space="0" w:color="auto" w:frame="1"/>
        </w:rPr>
      </w:pPr>
    </w:p>
    <w:p w14:paraId="159EBC4F" w14:textId="1F26947A" w:rsidR="00B615A7" w:rsidRDefault="00B615A7">
      <w:pPr>
        <w:rPr>
          <w:rStyle w:val="HTMLCode"/>
          <w:rFonts w:ascii="var(--jp-code-font-family)" w:eastAsiaTheme="majorEastAsia" w:hAnsi="var(--jp-code-font-family)"/>
          <w:bdr w:val="none" w:sz="0" w:space="0" w:color="auto" w:frame="1"/>
          <w:lang w:val="en-IE"/>
        </w:rPr>
      </w:pPr>
      <w:r>
        <w:rPr>
          <w:rStyle w:val="HTMLCode"/>
          <w:rFonts w:ascii="var(--jp-code-font-family)" w:eastAsiaTheme="majorEastAsia" w:hAnsi="var(--jp-code-font-family)"/>
          <w:bdr w:val="none" w:sz="0" w:space="0" w:color="auto" w:frame="1"/>
        </w:rPr>
        <w:br w:type="page"/>
      </w:r>
    </w:p>
    <w:p w14:paraId="261AE171" w14:textId="77777777" w:rsidR="003001E6" w:rsidRDefault="003001E6" w:rsidP="006B65E7">
      <w:pPr>
        <w:pStyle w:val="HTMLPreformatted"/>
        <w:spacing w:before="360" w:after="120"/>
        <w:ind w:left="480" w:right="480"/>
        <w:rPr>
          <w:rStyle w:val="HTMLCode"/>
          <w:rFonts w:ascii="var(--jp-code-font-family)" w:eastAsiaTheme="majorEastAsia" w:hAnsi="var(--jp-code-font-family)"/>
          <w:bdr w:val="none" w:sz="0" w:space="0" w:color="auto" w:frame="1"/>
        </w:rPr>
      </w:pPr>
    </w:p>
    <w:p w14:paraId="2292CC8E" w14:textId="36DA12A9" w:rsidR="00BA4AD2" w:rsidRPr="003001E6" w:rsidRDefault="00BA4AD2" w:rsidP="0076052C">
      <w:pPr>
        <w:pStyle w:val="Heading2"/>
        <w:numPr>
          <w:ilvl w:val="3"/>
          <w:numId w:val="28"/>
        </w:numPr>
        <w:tabs>
          <w:tab w:val="left" w:pos="2552"/>
        </w:tabs>
        <w:ind w:left="426" w:hanging="426"/>
        <w:rPr>
          <w:color w:val="808080"/>
        </w:rPr>
      </w:pPr>
      <w:bookmarkStart w:id="57" w:name="_Toc134223206"/>
      <w:r w:rsidRPr="003001E6">
        <w:rPr>
          <w:color w:val="808080"/>
        </w:rPr>
        <w:t>Feature Selection and scaling</w:t>
      </w:r>
      <w:bookmarkEnd w:id="57"/>
      <w:r w:rsidRPr="003001E6">
        <w:rPr>
          <w:color w:val="808080"/>
        </w:rPr>
        <w:t xml:space="preserve"> </w:t>
      </w:r>
    </w:p>
    <w:p w14:paraId="30809F4D" w14:textId="77777777" w:rsidR="00BA4AD2" w:rsidRDefault="00BA4AD2" w:rsidP="00BA4AD2">
      <w:pPr>
        <w:pStyle w:val="HTMLPreformatted"/>
        <w:spacing w:before="360" w:after="120"/>
        <w:ind w:right="480"/>
        <w:rPr>
          <w:rStyle w:val="HTMLCode"/>
          <w:rFonts w:ascii="var(--jp-code-font-family)" w:eastAsiaTheme="majorEastAsia" w:hAnsi="var(--jp-code-font-family)"/>
          <w:b/>
          <w:bCs/>
          <w:bdr w:val="none" w:sz="0" w:space="0" w:color="auto" w:frame="1"/>
        </w:rPr>
      </w:pPr>
    </w:p>
    <w:p w14:paraId="437A309D" w14:textId="6A1A9021" w:rsidR="006A201F" w:rsidRPr="005F4551" w:rsidRDefault="00BA4AD2" w:rsidP="00DE28D6">
      <w:pPr>
        <w:pStyle w:val="HTMLPreformatted"/>
        <w:spacing w:before="360" w:after="120"/>
        <w:ind w:right="480"/>
        <w:rPr>
          <w:rFonts w:ascii="Segoe UI" w:hAnsi="Segoe UI" w:cs="Segoe UI"/>
          <w:sz w:val="22"/>
          <w:szCs w:val="22"/>
          <w:shd w:val="clear" w:color="auto" w:fill="FFFFFF"/>
        </w:rPr>
      </w:pPr>
      <w:r w:rsidRPr="005F4551">
        <w:rPr>
          <w:rFonts w:ascii="Segoe UI" w:hAnsi="Segoe UI" w:cs="Segoe UI"/>
          <w:sz w:val="22"/>
          <w:szCs w:val="22"/>
          <w:shd w:val="clear" w:color="auto" w:fill="FFFFFF"/>
        </w:rPr>
        <w:t xml:space="preserve">A seaborn heatmap was used to establish feature importance </w:t>
      </w:r>
      <w:r w:rsidR="0024711D" w:rsidRPr="005F4551">
        <w:rPr>
          <w:rFonts w:ascii="Segoe UI" w:hAnsi="Segoe UI" w:cs="Segoe UI"/>
          <w:sz w:val="22"/>
          <w:szCs w:val="22"/>
          <w:shd w:val="clear" w:color="auto" w:fill="FFFFFF"/>
        </w:rPr>
        <w:t>which</w:t>
      </w:r>
      <w:r w:rsidR="00DE28D6" w:rsidRPr="005F4551">
        <w:rPr>
          <w:rFonts w:ascii="Segoe UI" w:hAnsi="Segoe UI" w:cs="Segoe UI"/>
          <w:sz w:val="22"/>
          <w:szCs w:val="22"/>
          <w:shd w:val="clear" w:color="auto" w:fill="FFFFFF"/>
        </w:rPr>
        <w:t xml:space="preserve"> </w:t>
      </w:r>
      <w:r w:rsidR="0024711D" w:rsidRPr="005F4551">
        <w:rPr>
          <w:rFonts w:ascii="Segoe UI" w:hAnsi="Segoe UI" w:cs="Segoe UI"/>
          <w:sz w:val="22"/>
          <w:szCs w:val="22"/>
          <w:shd w:val="clear" w:color="auto" w:fill="FFFFFF"/>
        </w:rPr>
        <w:t>establishes</w:t>
      </w:r>
      <w:r w:rsidR="00DE28D6" w:rsidRPr="005F4551">
        <w:rPr>
          <w:rFonts w:ascii="Segoe UI" w:hAnsi="Segoe UI" w:cs="Segoe UI"/>
          <w:sz w:val="22"/>
          <w:szCs w:val="22"/>
          <w:shd w:val="clear" w:color="auto" w:fill="FFFFFF"/>
        </w:rPr>
        <w:t xml:space="preserve"> that the columns ID and Time_Since_Last_Visit have a low correlation with the other features, and the columns "Kidhome" and "Teenhome" are duplicated with the column "Total_Children" so before passing through the model I will drop these columns.</w:t>
      </w:r>
    </w:p>
    <w:p w14:paraId="7A1892C8" w14:textId="00238CFD" w:rsidR="00E27069" w:rsidRPr="005F4551" w:rsidRDefault="00DE28D6" w:rsidP="00DE28D6">
      <w:pPr>
        <w:pStyle w:val="HTMLPreformatted"/>
        <w:spacing w:before="360" w:after="120"/>
        <w:ind w:right="480"/>
        <w:rPr>
          <w:rFonts w:ascii="Segoe UI" w:hAnsi="Segoe UI" w:cs="Segoe UI"/>
          <w:sz w:val="22"/>
          <w:szCs w:val="22"/>
          <w:shd w:val="clear" w:color="auto" w:fill="FFFFFF"/>
        </w:rPr>
      </w:pPr>
      <w:r w:rsidRPr="005F4551">
        <w:rPr>
          <w:rFonts w:ascii="Segoe UI" w:hAnsi="Segoe UI" w:cs="Segoe UI"/>
          <w:sz w:val="22"/>
          <w:szCs w:val="22"/>
          <w:shd w:val="clear" w:color="auto" w:fill="FFFFFF"/>
        </w:rPr>
        <w:t xml:space="preserve">We have scaled the data to allow us to process the data without distorting differences in their ranges This was done through </w:t>
      </w:r>
      <w:r w:rsidR="000B4107">
        <w:rPr>
          <w:rFonts w:ascii="Segoe UI" w:hAnsi="Segoe UI" w:cs="Segoe UI"/>
          <w:sz w:val="22"/>
          <w:szCs w:val="22"/>
          <w:shd w:val="clear" w:color="auto" w:fill="FFFFFF"/>
        </w:rPr>
        <w:t xml:space="preserve">a </w:t>
      </w:r>
      <w:r w:rsidRPr="005F4551">
        <w:rPr>
          <w:rFonts w:ascii="Segoe UI" w:hAnsi="Segoe UI" w:cs="Segoe UI"/>
          <w:sz w:val="22"/>
          <w:szCs w:val="22"/>
          <w:shd w:val="clear" w:color="auto" w:fill="FFFFFF"/>
        </w:rPr>
        <w:t xml:space="preserve">min/max scaler to normalize the data and improve the performance of the </w:t>
      </w:r>
      <w:r w:rsidR="00F56084" w:rsidRPr="005F4551">
        <w:rPr>
          <w:rFonts w:ascii="Segoe UI" w:hAnsi="Segoe UI" w:cs="Segoe UI"/>
          <w:sz w:val="22"/>
          <w:szCs w:val="22"/>
          <w:shd w:val="clear" w:color="auto" w:fill="FFFFFF"/>
        </w:rPr>
        <w:t>algorithm.</w:t>
      </w:r>
    </w:p>
    <w:p w14:paraId="785254AD" w14:textId="77777777" w:rsidR="00DE28D6" w:rsidRDefault="00DE28D6" w:rsidP="00DE28D6">
      <w:pPr>
        <w:pStyle w:val="HTMLPreformatted"/>
        <w:spacing w:before="360" w:after="120"/>
        <w:ind w:right="480"/>
        <w:rPr>
          <w:rFonts w:ascii="Segoe UI" w:hAnsi="Segoe UI" w:cs="Segoe UI"/>
          <w:sz w:val="21"/>
          <w:szCs w:val="21"/>
          <w:shd w:val="clear" w:color="auto" w:fill="FFFFFF"/>
        </w:rPr>
      </w:pPr>
    </w:p>
    <w:p w14:paraId="2C424EE2" w14:textId="77777777" w:rsidR="00DE28D6" w:rsidRDefault="00DE28D6" w:rsidP="00DE28D6">
      <w:pPr>
        <w:pStyle w:val="HTMLPreformatted"/>
        <w:spacing w:before="360" w:after="120"/>
        <w:ind w:right="480"/>
      </w:pPr>
    </w:p>
    <w:p w14:paraId="766D7B14" w14:textId="4DDAFF18" w:rsidR="006B0FEF" w:rsidRDefault="00000000" w:rsidP="001B3089">
      <w:pPr>
        <w:pStyle w:val="Heading1"/>
        <w:ind w:firstLine="864"/>
      </w:pPr>
      <w:bookmarkStart w:id="58" w:name="_Toc134223207"/>
      <w:r>
        <w:t xml:space="preserve">Section 4: </w:t>
      </w:r>
      <w:r w:rsidR="006B0FEF">
        <w:t xml:space="preserve">Obstacles and </w:t>
      </w:r>
      <w:bookmarkEnd w:id="58"/>
      <w:r w:rsidR="000B4107">
        <w:t>Strategies</w:t>
      </w:r>
    </w:p>
    <w:p w14:paraId="605FB373" w14:textId="77D71DD7" w:rsidR="006B0FEF" w:rsidRPr="006A201F" w:rsidRDefault="006B0FEF" w:rsidP="0076052C">
      <w:pPr>
        <w:pStyle w:val="Heading2"/>
        <w:numPr>
          <w:ilvl w:val="6"/>
          <w:numId w:val="28"/>
        </w:numPr>
        <w:ind w:left="426"/>
        <w:rPr>
          <w:color w:val="808080"/>
        </w:rPr>
      </w:pPr>
      <w:bookmarkStart w:id="59" w:name="_Toc134223208"/>
      <w:r w:rsidRPr="006A201F">
        <w:rPr>
          <w:color w:val="808080"/>
        </w:rPr>
        <w:t>Obstacles</w:t>
      </w:r>
      <w:bookmarkEnd w:id="59"/>
      <w:r w:rsidRPr="006A201F">
        <w:rPr>
          <w:color w:val="808080"/>
        </w:rPr>
        <w:t xml:space="preserve"> </w:t>
      </w:r>
    </w:p>
    <w:p w14:paraId="475B7E5D" w14:textId="7392C5B8" w:rsidR="00E27069" w:rsidRPr="005F4551" w:rsidRDefault="00000000">
      <w:pPr>
        <w:rPr>
          <w:rFonts w:ascii="Segoe UI" w:hAnsi="Segoe UI" w:cs="Segoe UI"/>
        </w:rPr>
      </w:pPr>
      <w:r w:rsidRPr="005F4551">
        <w:rPr>
          <w:rFonts w:ascii="Segoe UI" w:hAnsi="Segoe UI" w:cs="Segoe UI"/>
        </w:rPr>
        <w:t xml:space="preserve">The Dataset did not provide much information regarding the specific products themselves, therefore </w:t>
      </w:r>
      <w:r w:rsidR="00DC27B3" w:rsidRPr="005F4551">
        <w:rPr>
          <w:rFonts w:ascii="Segoe UI" w:hAnsi="Segoe UI" w:cs="Segoe UI"/>
        </w:rPr>
        <w:t xml:space="preserve">we could not employ market basket analysis and demographic analysis was a better approach.  The benefits </w:t>
      </w:r>
      <w:r w:rsidR="000B4107">
        <w:rPr>
          <w:rFonts w:ascii="Segoe UI" w:hAnsi="Segoe UI" w:cs="Segoe UI"/>
        </w:rPr>
        <w:t>are</w:t>
      </w:r>
      <w:r w:rsidR="00DC27B3" w:rsidRPr="005F4551">
        <w:rPr>
          <w:rFonts w:ascii="Segoe UI" w:hAnsi="Segoe UI" w:cs="Segoe UI"/>
        </w:rPr>
        <w:t xml:space="preserve"> </w:t>
      </w:r>
      <w:r w:rsidR="0024711D" w:rsidRPr="005F4551">
        <w:rPr>
          <w:rFonts w:ascii="Segoe UI" w:hAnsi="Segoe UI" w:cs="Segoe UI"/>
        </w:rPr>
        <w:t>engaging</w:t>
      </w:r>
      <w:r w:rsidR="00DC27B3" w:rsidRPr="005F4551">
        <w:rPr>
          <w:rFonts w:ascii="Segoe UI" w:hAnsi="Segoe UI" w:cs="Segoe UI"/>
        </w:rPr>
        <w:t xml:space="preserve"> with your target customer to communicate and gather information for </w:t>
      </w:r>
      <w:r w:rsidR="0024711D" w:rsidRPr="005F4551">
        <w:rPr>
          <w:rFonts w:ascii="Segoe UI" w:hAnsi="Segoe UI" w:cs="Segoe UI"/>
        </w:rPr>
        <w:t>marketing</w:t>
      </w:r>
      <w:r w:rsidR="00DC27B3" w:rsidRPr="005F4551">
        <w:rPr>
          <w:rFonts w:ascii="Segoe UI" w:hAnsi="Segoe UI" w:cs="Segoe UI"/>
        </w:rPr>
        <w:t xml:space="preserve"> purposes to expand your data reach </w:t>
      </w:r>
      <w:r w:rsidR="00DC27B3" w:rsidRPr="005F4551">
        <w:rPr>
          <w:rFonts w:ascii="Segoe UI" w:hAnsi="Segoe UI" w:cs="Segoe UI"/>
        </w:rPr>
        <w:fldChar w:fldCharType="begin"/>
      </w:r>
      <w:r w:rsidR="00DC27B3" w:rsidRPr="005F4551">
        <w:rPr>
          <w:rFonts w:ascii="Segoe UI" w:hAnsi="Segoe UI" w:cs="Segoe UI"/>
        </w:rPr>
        <w:instrText xml:space="preserve"> ADDIN ZOTERO_ITEM CSL_CITATION {"citationID":"4ZmB7LQH","properties":{"formattedCitation":"(Kelly, 2023)","plainCitation":"(Kelly, 2023)","noteIndex":0},"citationItems":[{"id":1001,"uris":["http://zotero.org/users/9288811/items/2SUAZ729"],"itemData":{"id":1001,"type":"webpage","abstract":"If retailers don't know what customers want, or ignores requests, clientele may choose to shop elsewhere. Instead, learn about consumers and their interests.","language":"en","title":"Understanding Your Customers: How Demographics and Psychographics Can Help","title-short":"Understanding Your Customers","URL":"https://extension.psu.edu/understanding-your-customers-how-demographics-and-psychographics-can-help","author":[{"family":"Kelly","given":"Kathy"}],"accessed":{"date-parts":[["2023",5,4]]},"issued":{"date-parts":[["2023"]]},"citation-key":"kelly_understanding_2023"}}],"schema":"https://github.com/citation-style-language/schema/raw/master/csl-citation.json"} </w:instrText>
      </w:r>
      <w:r w:rsidR="00DC27B3" w:rsidRPr="005F4551">
        <w:rPr>
          <w:rFonts w:ascii="Segoe UI" w:hAnsi="Segoe UI" w:cs="Segoe UI"/>
        </w:rPr>
        <w:fldChar w:fldCharType="separate"/>
      </w:r>
      <w:r w:rsidR="00DC27B3" w:rsidRPr="005F4551">
        <w:rPr>
          <w:rFonts w:ascii="Segoe UI" w:hAnsi="Segoe UI" w:cs="Segoe UI"/>
        </w:rPr>
        <w:t>(Kelly, 2023)</w:t>
      </w:r>
      <w:r w:rsidR="00DC27B3" w:rsidRPr="005F4551">
        <w:rPr>
          <w:rFonts w:ascii="Segoe UI" w:hAnsi="Segoe UI" w:cs="Segoe UI"/>
        </w:rPr>
        <w:fldChar w:fldCharType="end"/>
      </w:r>
    </w:p>
    <w:p w14:paraId="2E8AA648" w14:textId="25703068" w:rsidR="00DC27B3" w:rsidRPr="005F4551" w:rsidRDefault="00000000">
      <w:pPr>
        <w:rPr>
          <w:rFonts w:ascii="Segoe UI" w:hAnsi="Segoe UI" w:cs="Segoe UI"/>
        </w:rPr>
      </w:pPr>
      <w:r w:rsidRPr="005F4551">
        <w:rPr>
          <w:rFonts w:ascii="Segoe UI" w:hAnsi="Segoe UI" w:cs="Segoe UI"/>
        </w:rPr>
        <w:t xml:space="preserve">Working as </w:t>
      </w:r>
      <w:r w:rsidR="00F56084" w:rsidRPr="005F4551">
        <w:rPr>
          <w:rFonts w:ascii="Segoe UI" w:hAnsi="Segoe UI" w:cs="Segoe UI"/>
        </w:rPr>
        <w:t>a team</w:t>
      </w:r>
      <w:r w:rsidRPr="005F4551">
        <w:rPr>
          <w:rFonts w:ascii="Segoe UI" w:hAnsi="Segoe UI" w:cs="Segoe UI"/>
        </w:rPr>
        <w:t xml:space="preserve"> remotely</w:t>
      </w:r>
      <w:r w:rsidR="00DC27B3" w:rsidRPr="005F4551">
        <w:rPr>
          <w:rFonts w:ascii="Segoe UI" w:hAnsi="Segoe UI" w:cs="Segoe UI"/>
        </w:rPr>
        <w:t xml:space="preserve"> was </w:t>
      </w:r>
      <w:r w:rsidR="001B3089" w:rsidRPr="005F4551">
        <w:rPr>
          <w:rFonts w:ascii="Segoe UI" w:hAnsi="Segoe UI" w:cs="Segoe UI"/>
        </w:rPr>
        <w:t>challenging</w:t>
      </w:r>
      <w:r w:rsidR="00DC27B3" w:rsidRPr="005F4551">
        <w:rPr>
          <w:rFonts w:ascii="Segoe UI" w:hAnsi="Segoe UI" w:cs="Segoe UI"/>
        </w:rPr>
        <w:t xml:space="preserve"> in terms of time management and coordination. </w:t>
      </w:r>
    </w:p>
    <w:p w14:paraId="4CC76F98" w14:textId="60B81668" w:rsidR="00B615A7" w:rsidRDefault="00DC27B3">
      <w:pPr>
        <w:rPr>
          <w:rFonts w:ascii="Segoe UI" w:hAnsi="Segoe UI" w:cs="Segoe UI"/>
        </w:rPr>
      </w:pPr>
      <w:r w:rsidRPr="005F4551">
        <w:rPr>
          <w:rFonts w:ascii="Segoe UI" w:hAnsi="Segoe UI" w:cs="Segoe UI"/>
        </w:rPr>
        <w:t>There was also a lack of information as to the store’s budget, technological and social reach</w:t>
      </w:r>
      <w:r w:rsidR="000B4107">
        <w:rPr>
          <w:rFonts w:ascii="Segoe UI" w:hAnsi="Segoe UI" w:cs="Segoe UI"/>
        </w:rPr>
        <w:t>,</w:t>
      </w:r>
      <w:r w:rsidRPr="005F4551">
        <w:rPr>
          <w:rFonts w:ascii="Segoe UI" w:hAnsi="Segoe UI" w:cs="Segoe UI"/>
        </w:rPr>
        <w:t xml:space="preserve"> and marketing </w:t>
      </w:r>
      <w:r w:rsidR="00F56084" w:rsidRPr="005F4551">
        <w:rPr>
          <w:rFonts w:ascii="Segoe UI" w:hAnsi="Segoe UI" w:cs="Segoe UI"/>
        </w:rPr>
        <w:t>platform.</w:t>
      </w:r>
    </w:p>
    <w:p w14:paraId="498C6182" w14:textId="77777777" w:rsidR="00B615A7" w:rsidRDefault="00B615A7">
      <w:pPr>
        <w:rPr>
          <w:rFonts w:ascii="Segoe UI" w:hAnsi="Segoe UI" w:cs="Segoe UI"/>
        </w:rPr>
      </w:pPr>
      <w:r>
        <w:rPr>
          <w:rFonts w:ascii="Segoe UI" w:hAnsi="Segoe UI" w:cs="Segoe UI"/>
        </w:rPr>
        <w:br w:type="page"/>
      </w:r>
    </w:p>
    <w:p w14:paraId="688705C6" w14:textId="77777777" w:rsidR="00DC27B3" w:rsidRPr="00B615A7" w:rsidRDefault="00DC27B3">
      <w:pPr>
        <w:rPr>
          <w:rFonts w:ascii="Segoe UI" w:hAnsi="Segoe UI" w:cs="Segoe UI"/>
        </w:rPr>
      </w:pPr>
    </w:p>
    <w:p w14:paraId="23FE8211" w14:textId="2A152908" w:rsidR="00DC27B3" w:rsidRPr="00B615A7" w:rsidRDefault="00DC27B3" w:rsidP="00B615A7">
      <w:pPr>
        <w:pStyle w:val="Heading2"/>
        <w:numPr>
          <w:ilvl w:val="6"/>
          <w:numId w:val="28"/>
        </w:numPr>
        <w:ind w:left="426"/>
        <w:rPr>
          <w:color w:val="808080"/>
        </w:rPr>
      </w:pPr>
      <w:bookmarkStart w:id="60" w:name="_Toc134223209"/>
      <w:r w:rsidRPr="006A201F">
        <w:rPr>
          <w:color w:val="808080"/>
        </w:rPr>
        <w:t>Strategies</w:t>
      </w:r>
      <w:bookmarkEnd w:id="60"/>
      <w:r w:rsidRPr="006A201F">
        <w:rPr>
          <w:color w:val="808080"/>
        </w:rPr>
        <w:t xml:space="preserve"> </w:t>
      </w:r>
    </w:p>
    <w:p w14:paraId="1988D81D" w14:textId="71D8B4D2" w:rsidR="00DC27B3" w:rsidRPr="005F4551" w:rsidRDefault="00DC27B3">
      <w:pPr>
        <w:rPr>
          <w:rFonts w:ascii="Segoe UI" w:hAnsi="Segoe UI" w:cs="Segoe UI"/>
        </w:rPr>
      </w:pPr>
      <w:r w:rsidRPr="005F4551">
        <w:rPr>
          <w:rFonts w:ascii="Segoe UI" w:hAnsi="Segoe UI" w:cs="Segoe UI"/>
        </w:rPr>
        <w:t xml:space="preserve">We concentrated on </w:t>
      </w:r>
      <w:r w:rsidR="00E00BE3" w:rsidRPr="005F4551">
        <w:rPr>
          <w:rFonts w:ascii="Segoe UI" w:hAnsi="Segoe UI" w:cs="Segoe UI"/>
        </w:rPr>
        <w:t>customer profiling to compensate for the lack of product and campaign data. Demographic information assists in recognizing and understanding your target customer. Demographic trends are essential to recognize as current Economical, Geographical, Social</w:t>
      </w:r>
      <w:r w:rsidR="000B4107">
        <w:rPr>
          <w:rFonts w:ascii="Segoe UI" w:hAnsi="Segoe UI" w:cs="Segoe UI"/>
        </w:rPr>
        <w:t>,</w:t>
      </w:r>
      <w:r w:rsidR="00E00BE3" w:rsidRPr="005F4551">
        <w:rPr>
          <w:rFonts w:ascii="Segoe UI" w:hAnsi="Segoe UI" w:cs="Segoe UI"/>
        </w:rPr>
        <w:t xml:space="preserve"> and </w:t>
      </w:r>
      <w:r w:rsidR="0024711D" w:rsidRPr="005F4551">
        <w:rPr>
          <w:rFonts w:ascii="Segoe UI" w:hAnsi="Segoe UI" w:cs="Segoe UI"/>
        </w:rPr>
        <w:t>Political</w:t>
      </w:r>
      <w:r w:rsidR="00E00BE3" w:rsidRPr="005F4551">
        <w:rPr>
          <w:rFonts w:ascii="Segoe UI" w:hAnsi="Segoe UI" w:cs="Segoe UI"/>
        </w:rPr>
        <w:t xml:space="preserve"> environments influence </w:t>
      </w:r>
      <w:r w:rsidR="000B4107">
        <w:rPr>
          <w:rFonts w:ascii="Segoe UI" w:hAnsi="Segoe UI" w:cs="Segoe UI"/>
        </w:rPr>
        <w:t>buyers</w:t>
      </w:r>
      <w:r w:rsidR="00E00BE3" w:rsidRPr="005F4551">
        <w:rPr>
          <w:rFonts w:ascii="Segoe UI" w:hAnsi="Segoe UI" w:cs="Segoe UI"/>
        </w:rPr>
        <w:t xml:space="preserve"> </w:t>
      </w:r>
      <w:r w:rsidR="003660B3" w:rsidRPr="005F4551">
        <w:rPr>
          <w:rFonts w:ascii="Segoe UI" w:hAnsi="Segoe UI" w:cs="Segoe UI"/>
        </w:rPr>
        <w:fldChar w:fldCharType="begin"/>
      </w:r>
      <w:r w:rsidR="003660B3" w:rsidRPr="005F4551">
        <w:rPr>
          <w:rFonts w:ascii="Segoe UI" w:hAnsi="Segoe UI" w:cs="Segoe UI"/>
        </w:rPr>
        <w:instrText xml:space="preserve"> ADDIN ZOTERO_ITEM CSL_CITATION {"citationID":"MOhx1J1U","properties":{"formattedCitation":"(Wallace, 2022)","plainCitation":"(Wallace, 2022)","noteIndex":0},"citationItems":[{"id":1005,"uris":["http://zotero.org/users/9288811/items/KSBBLYU6"],"itemData":{"id":1005,"type":"webpage","abstract":"The retail industry has been challenged by increased levels of online shopping, fierce competition and demographic shifts. Many marketers in the age of Big Data believe that demographics limit the total picture of consumers, leading into stereotypes that can be dangerous in advertising…","container-title":"Farnaz Global","language":"en-US","title":"6 major demographic macro trends shaping retail","URL":"https://www.farnazglobal.com/perspectives/6-major-demographic-macro-trends-shaping-retail","author":[{"family":"Wallace","given":"Farnz"}],"accessed":{"date-parts":[["2023",5,4]]},"issued":{"date-parts":[["2022"]]},"citation-key":"wallace_6_2022"}}],"schema":"https://github.com/citation-style-language/schema/raw/master/csl-citation.json"} </w:instrText>
      </w:r>
      <w:r w:rsidR="003660B3" w:rsidRPr="005F4551">
        <w:rPr>
          <w:rFonts w:ascii="Segoe UI" w:hAnsi="Segoe UI" w:cs="Segoe UI"/>
        </w:rPr>
        <w:fldChar w:fldCharType="separate"/>
      </w:r>
      <w:r w:rsidR="003660B3" w:rsidRPr="005F4551">
        <w:rPr>
          <w:rFonts w:ascii="Segoe UI" w:hAnsi="Segoe UI" w:cs="Segoe UI"/>
        </w:rPr>
        <w:t>(Wallace, 2022)</w:t>
      </w:r>
      <w:r w:rsidR="003660B3" w:rsidRPr="005F4551">
        <w:rPr>
          <w:rFonts w:ascii="Segoe UI" w:hAnsi="Segoe UI" w:cs="Segoe UI"/>
        </w:rPr>
        <w:fldChar w:fldCharType="end"/>
      </w:r>
    </w:p>
    <w:p w14:paraId="1C0B983E" w14:textId="219DC39E" w:rsidR="00E27069" w:rsidRPr="005F4551" w:rsidRDefault="003660B3">
      <w:pPr>
        <w:rPr>
          <w:rFonts w:ascii="Segoe UI" w:hAnsi="Segoe UI" w:cs="Segoe UI"/>
        </w:rPr>
      </w:pPr>
      <w:r w:rsidRPr="005F4551">
        <w:rPr>
          <w:rFonts w:ascii="Segoe UI" w:hAnsi="Segoe UI" w:cs="Segoe UI"/>
        </w:rPr>
        <w:t xml:space="preserve">Remote collaboration required us to be diligent and </w:t>
      </w:r>
      <w:r w:rsidR="0024711D" w:rsidRPr="005F4551">
        <w:rPr>
          <w:rFonts w:ascii="Segoe UI" w:hAnsi="Segoe UI" w:cs="Segoe UI"/>
        </w:rPr>
        <w:t>organized</w:t>
      </w:r>
      <w:r w:rsidRPr="005F4551">
        <w:rPr>
          <w:rFonts w:ascii="Segoe UI" w:hAnsi="Segoe UI" w:cs="Segoe UI"/>
        </w:rPr>
        <w:t xml:space="preserve"> in our communication. </w:t>
      </w:r>
      <w:r w:rsidR="006B0FEF" w:rsidRPr="005F4551">
        <w:rPr>
          <w:rFonts w:ascii="Segoe UI" w:hAnsi="Segoe UI" w:cs="Segoe UI"/>
        </w:rPr>
        <w:t xml:space="preserve">  We initially </w:t>
      </w:r>
      <w:r w:rsidRPr="005F4551">
        <w:rPr>
          <w:rFonts w:ascii="Segoe UI" w:hAnsi="Segoe UI" w:cs="Segoe UI"/>
        </w:rPr>
        <w:t xml:space="preserve">set up a shared online drive to maintain version control </w:t>
      </w:r>
      <w:r w:rsidR="006B0FEF" w:rsidRPr="005F4551">
        <w:rPr>
          <w:rFonts w:ascii="Segoe UI" w:hAnsi="Segoe UI" w:cs="Segoe UI"/>
        </w:rPr>
        <w:t xml:space="preserve">but migrated to </w:t>
      </w:r>
      <w:r w:rsidR="00B615A7" w:rsidRPr="005F4551">
        <w:rPr>
          <w:rFonts w:ascii="Segoe UI" w:hAnsi="Segoe UI" w:cs="Segoe UI"/>
        </w:rPr>
        <w:t>GitHub</w:t>
      </w:r>
      <w:r w:rsidR="006B0FEF" w:rsidRPr="005F4551">
        <w:rPr>
          <w:rFonts w:ascii="Segoe UI" w:hAnsi="Segoe UI" w:cs="Segoe UI"/>
        </w:rPr>
        <w:t xml:space="preserve"> as it’s a good portfolio </w:t>
      </w:r>
      <w:r w:rsidR="0024711D" w:rsidRPr="005F4551">
        <w:rPr>
          <w:rFonts w:ascii="Segoe UI" w:hAnsi="Segoe UI" w:cs="Segoe UI"/>
        </w:rPr>
        <w:t>basis</w:t>
      </w:r>
      <w:r w:rsidR="006B0FEF" w:rsidRPr="005F4551">
        <w:rPr>
          <w:rFonts w:ascii="Segoe UI" w:hAnsi="Segoe UI" w:cs="Segoe UI"/>
        </w:rPr>
        <w:t xml:space="preserve"> along with </w:t>
      </w:r>
      <w:r w:rsidR="0024711D" w:rsidRPr="005F4551">
        <w:rPr>
          <w:rFonts w:ascii="Segoe UI" w:hAnsi="Segoe UI" w:cs="Segoe UI"/>
        </w:rPr>
        <w:t>version</w:t>
      </w:r>
      <w:r w:rsidR="006B0FEF" w:rsidRPr="005F4551">
        <w:rPr>
          <w:rFonts w:ascii="Segoe UI" w:hAnsi="Segoe UI" w:cs="Segoe UI"/>
        </w:rPr>
        <w:t xml:space="preserve"> control, </w:t>
      </w:r>
      <w:r w:rsidR="00F56084" w:rsidRPr="005F4551">
        <w:rPr>
          <w:rFonts w:ascii="Segoe UI" w:hAnsi="Segoe UI" w:cs="Segoe UI"/>
        </w:rPr>
        <w:t>open-source</w:t>
      </w:r>
      <w:r w:rsidR="006B0FEF" w:rsidRPr="005F4551">
        <w:rPr>
          <w:rFonts w:ascii="Segoe UI" w:hAnsi="Segoe UI" w:cs="Segoe UI"/>
        </w:rPr>
        <w:t xml:space="preserve"> contributions</w:t>
      </w:r>
      <w:r w:rsidR="000B4107">
        <w:rPr>
          <w:rFonts w:ascii="Segoe UI" w:hAnsi="Segoe UI" w:cs="Segoe UI"/>
        </w:rPr>
        <w:t>,</w:t>
      </w:r>
      <w:r w:rsidR="006B0FEF" w:rsidRPr="005F4551">
        <w:rPr>
          <w:rFonts w:ascii="Segoe UI" w:hAnsi="Segoe UI" w:cs="Segoe UI"/>
        </w:rPr>
        <w:t xml:space="preserve"> and </w:t>
      </w:r>
      <w:r w:rsidR="0024711D" w:rsidRPr="005F4551">
        <w:rPr>
          <w:rFonts w:ascii="Segoe UI" w:hAnsi="Segoe UI" w:cs="Segoe UI"/>
        </w:rPr>
        <w:t>document</w:t>
      </w:r>
      <w:r w:rsidR="006B0FEF" w:rsidRPr="005F4551">
        <w:rPr>
          <w:rFonts w:ascii="Segoe UI" w:hAnsi="Segoe UI" w:cs="Segoe UI"/>
        </w:rPr>
        <w:t xml:space="preserve"> maintenance</w:t>
      </w:r>
      <w:r w:rsidRPr="005F4551">
        <w:rPr>
          <w:rFonts w:ascii="Segoe UI" w:hAnsi="Segoe UI" w:cs="Segoe UI"/>
        </w:rPr>
        <w:t xml:space="preserve"> </w:t>
      </w:r>
    </w:p>
    <w:p w14:paraId="35F302ED" w14:textId="5E694FBB" w:rsidR="00E27069" w:rsidRPr="005F4551" w:rsidRDefault="006B0FEF">
      <w:pPr>
        <w:rPr>
          <w:rFonts w:ascii="Segoe UI" w:hAnsi="Segoe UI" w:cs="Segoe UI"/>
        </w:rPr>
      </w:pPr>
      <w:r w:rsidRPr="005F4551">
        <w:rPr>
          <w:rFonts w:ascii="Segoe UI" w:hAnsi="Segoe UI" w:cs="Segoe UI"/>
        </w:rPr>
        <w:t xml:space="preserve">Tasks were </w:t>
      </w:r>
      <w:r w:rsidR="0024711D" w:rsidRPr="005F4551">
        <w:rPr>
          <w:rFonts w:ascii="Segoe UI" w:hAnsi="Segoe UI" w:cs="Segoe UI"/>
        </w:rPr>
        <w:t>divided</w:t>
      </w:r>
      <w:r w:rsidRPr="005F4551">
        <w:rPr>
          <w:rFonts w:ascii="Segoe UI" w:hAnsi="Segoe UI" w:cs="Segoe UI"/>
        </w:rPr>
        <w:t xml:space="preserve"> evenly.  Each member was assigned an </w:t>
      </w:r>
      <w:r w:rsidR="0024711D" w:rsidRPr="005F4551">
        <w:rPr>
          <w:rFonts w:ascii="Segoe UI" w:hAnsi="Segoe UI" w:cs="Segoe UI"/>
        </w:rPr>
        <w:t>algorithm</w:t>
      </w:r>
      <w:r w:rsidRPr="005F4551">
        <w:rPr>
          <w:rFonts w:ascii="Segoe UI" w:hAnsi="Segoe UI" w:cs="Segoe UI"/>
        </w:rPr>
        <w:t xml:space="preserve"> and it was a collaborative effort to establish the best results. </w:t>
      </w:r>
    </w:p>
    <w:p w14:paraId="58CCE402" w14:textId="3C664A75" w:rsidR="003660B3" w:rsidRPr="005F4551" w:rsidRDefault="003660B3">
      <w:pPr>
        <w:rPr>
          <w:rFonts w:ascii="Segoe UI" w:hAnsi="Segoe UI" w:cs="Segoe UI"/>
        </w:rPr>
      </w:pPr>
      <w:r w:rsidRPr="005F4551">
        <w:rPr>
          <w:rFonts w:ascii="Segoe UI" w:hAnsi="Segoe UI" w:cs="Segoe UI"/>
        </w:rPr>
        <w:t xml:space="preserve">The lack of information motivated a strategy that would elevate the client’s position for </w:t>
      </w:r>
      <w:r w:rsidR="0024711D" w:rsidRPr="005F4551">
        <w:rPr>
          <w:rFonts w:ascii="Segoe UI" w:hAnsi="Segoe UI" w:cs="Segoe UI"/>
        </w:rPr>
        <w:t>better</w:t>
      </w:r>
      <w:r w:rsidRPr="005F4551">
        <w:rPr>
          <w:rFonts w:ascii="Segoe UI" w:hAnsi="Segoe UI" w:cs="Segoe UI"/>
        </w:rPr>
        <w:t xml:space="preserve"> data collection and sales processes which would lead to the next stage of </w:t>
      </w:r>
      <w:r w:rsidR="0024711D" w:rsidRPr="005F4551">
        <w:rPr>
          <w:rFonts w:ascii="Segoe UI" w:hAnsi="Segoe UI" w:cs="Segoe UI"/>
        </w:rPr>
        <w:t>marketing</w:t>
      </w:r>
      <w:r w:rsidRPr="005F4551">
        <w:rPr>
          <w:rFonts w:ascii="Segoe UI" w:hAnsi="Segoe UI" w:cs="Segoe UI"/>
        </w:rPr>
        <w:t xml:space="preserve">, in turn, Retention </w:t>
      </w:r>
      <w:r w:rsidR="0024711D" w:rsidRPr="005F4551">
        <w:rPr>
          <w:rFonts w:ascii="Segoe UI" w:hAnsi="Segoe UI" w:cs="Segoe UI"/>
        </w:rPr>
        <w:t>Upsell</w:t>
      </w:r>
      <w:r w:rsidRPr="005F4551">
        <w:rPr>
          <w:rFonts w:ascii="Segoe UI" w:hAnsi="Segoe UI" w:cs="Segoe UI"/>
        </w:rPr>
        <w:t xml:space="preserve">, </w:t>
      </w:r>
      <w:r w:rsidR="0024711D" w:rsidRPr="005F4551">
        <w:rPr>
          <w:rFonts w:ascii="Segoe UI" w:hAnsi="Segoe UI" w:cs="Segoe UI"/>
        </w:rPr>
        <w:t>Acquisition</w:t>
      </w:r>
      <w:r w:rsidR="000B4107">
        <w:rPr>
          <w:rFonts w:ascii="Segoe UI" w:hAnsi="Segoe UI" w:cs="Segoe UI"/>
        </w:rPr>
        <w:t>,</w:t>
      </w:r>
      <w:r w:rsidRPr="005F4551">
        <w:rPr>
          <w:rFonts w:ascii="Segoe UI" w:hAnsi="Segoe UI" w:cs="Segoe UI"/>
        </w:rPr>
        <w:t xml:space="preserve"> and possibly </w:t>
      </w:r>
      <w:r w:rsidR="00F56084" w:rsidRPr="005F4551">
        <w:rPr>
          <w:rFonts w:ascii="Segoe UI" w:hAnsi="Segoe UI" w:cs="Segoe UI"/>
        </w:rPr>
        <w:t>expansion.</w:t>
      </w:r>
      <w:r w:rsidRPr="005F4551">
        <w:rPr>
          <w:rFonts w:ascii="Segoe UI" w:hAnsi="Segoe UI" w:cs="Segoe UI"/>
        </w:rPr>
        <w:t xml:space="preserve">  </w:t>
      </w:r>
    </w:p>
    <w:p w14:paraId="09F8924F" w14:textId="4C9D1418" w:rsidR="003660B3" w:rsidRPr="005F4551" w:rsidRDefault="003660B3">
      <w:pPr>
        <w:rPr>
          <w:rFonts w:ascii="Segoe UI" w:hAnsi="Segoe UI" w:cs="Segoe UI"/>
        </w:rPr>
      </w:pPr>
    </w:p>
    <w:p w14:paraId="6ECF5EB6" w14:textId="3B433DFA" w:rsidR="00D4783B" w:rsidRPr="005F4551" w:rsidRDefault="00D4783B">
      <w:pPr>
        <w:rPr>
          <w:rFonts w:ascii="Segoe UI" w:hAnsi="Segoe UI" w:cs="Segoe UI"/>
        </w:rPr>
      </w:pPr>
      <w:r w:rsidRPr="005F4551">
        <w:rPr>
          <w:rFonts w:ascii="Segoe UI" w:hAnsi="Segoe UI" w:cs="Segoe UI"/>
        </w:rPr>
        <w:t xml:space="preserve">The analysis will realize </w:t>
      </w:r>
      <w:r w:rsidR="0024711D" w:rsidRPr="005F4551">
        <w:rPr>
          <w:rFonts w:ascii="Segoe UI" w:hAnsi="Segoe UI" w:cs="Segoe UI"/>
        </w:rPr>
        <w:t>Strengths</w:t>
      </w:r>
      <w:r w:rsidRPr="005F4551">
        <w:rPr>
          <w:rFonts w:ascii="Segoe UI" w:hAnsi="Segoe UI" w:cs="Segoe UI"/>
        </w:rPr>
        <w:t>, Weaknesses, Opportunities</w:t>
      </w:r>
      <w:r w:rsidR="000B4107">
        <w:rPr>
          <w:rFonts w:ascii="Segoe UI" w:hAnsi="Segoe UI" w:cs="Segoe UI"/>
        </w:rPr>
        <w:t>,</w:t>
      </w:r>
      <w:r w:rsidRPr="005F4551">
        <w:rPr>
          <w:rFonts w:ascii="Segoe UI" w:hAnsi="Segoe UI" w:cs="Segoe UI"/>
        </w:rPr>
        <w:t xml:space="preserve"> and Threats (SWOT) that can be leveraged for effective business decisions </w:t>
      </w:r>
      <w:r w:rsidRPr="005F4551">
        <w:rPr>
          <w:rFonts w:ascii="Segoe UI" w:hAnsi="Segoe UI" w:cs="Segoe UI"/>
        </w:rPr>
        <w:fldChar w:fldCharType="begin"/>
      </w:r>
      <w:r w:rsidRPr="005F4551">
        <w:rPr>
          <w:rFonts w:ascii="Segoe UI" w:hAnsi="Segoe UI" w:cs="Segoe UI"/>
        </w:rPr>
        <w:instrText xml:space="preserve"> ADDIN ZOTERO_ITEM CSL_CITATION {"citationID":"9eJO2DcW","properties":{"formattedCitation":"(Schooley, 2023)","plainCitation":"(Schooley, 2023)","noteIndex":0},"citationItems":[{"id":1007,"uris":["http://zotero.org/users/9288811/items/BMBT4SVE"],"itemData":{"id":1007,"type":"webpage","abstract":"Learn how to use a SWOT (strengths, weaknesses, opportunities, threats) analysis to make smarter business decisions.","container-title":"Business News Daily","language":"en","title":"How SWOT Analysis Can Help Grow Your Business","URL":"https://www.businessnewsdaily.com/4245-swot-analysis.html","author":[{"family":"Schooley","given":"Skye"}],"accessed":{"date-parts":[["2023",5,4]]},"issued":{"date-parts":[["2023"]]},"citation-key":"schooley_how_2023"}}],"schema":"https://github.com/citation-style-language/schema/raw/master/csl-citation.json"} </w:instrText>
      </w:r>
      <w:r w:rsidRPr="005F4551">
        <w:rPr>
          <w:rFonts w:ascii="Segoe UI" w:hAnsi="Segoe UI" w:cs="Segoe UI"/>
        </w:rPr>
        <w:fldChar w:fldCharType="separate"/>
      </w:r>
      <w:r w:rsidRPr="005F4551">
        <w:rPr>
          <w:rFonts w:ascii="Segoe UI" w:hAnsi="Segoe UI" w:cs="Segoe UI"/>
        </w:rPr>
        <w:t>(Schooley, 2023)</w:t>
      </w:r>
      <w:r w:rsidRPr="005F4551">
        <w:rPr>
          <w:rFonts w:ascii="Segoe UI" w:hAnsi="Segoe UI" w:cs="Segoe UI"/>
        </w:rPr>
        <w:fldChar w:fldCharType="end"/>
      </w:r>
    </w:p>
    <w:p w14:paraId="7BEA4DA1" w14:textId="77777777" w:rsidR="00D4783B" w:rsidRDefault="00D4783B"/>
    <w:p w14:paraId="30CF28AC" w14:textId="77777777" w:rsidR="00D4783B" w:rsidRDefault="00D4783B"/>
    <w:p w14:paraId="46C4110B" w14:textId="76E83042" w:rsidR="00E27069" w:rsidRDefault="00000000">
      <w:pPr>
        <w:pStyle w:val="Heading1"/>
        <w:ind w:firstLine="864"/>
      </w:pPr>
      <w:bookmarkStart w:id="61" w:name="_Toc134223210"/>
      <w:r>
        <w:t>Section 5: Results</w:t>
      </w:r>
      <w:r w:rsidR="003E3DC8">
        <w:t xml:space="preserve"> and</w:t>
      </w:r>
      <w:r>
        <w:t xml:space="preserve"> Analysis</w:t>
      </w:r>
      <w:r w:rsidR="003E3DC8">
        <w:t xml:space="preserve">, </w:t>
      </w:r>
      <w:r>
        <w:t>Next Steps</w:t>
      </w:r>
      <w:bookmarkEnd w:id="61"/>
    </w:p>
    <w:p w14:paraId="361860B6" w14:textId="77777777" w:rsidR="00E27069" w:rsidRDefault="00E27069"/>
    <w:p w14:paraId="5E1026E0" w14:textId="77777777" w:rsidR="003E3DC8" w:rsidRDefault="003E3DC8"/>
    <w:p w14:paraId="2BD1578A" w14:textId="1DAD60A3" w:rsidR="00D4783B" w:rsidRPr="005F4551" w:rsidRDefault="001B3089">
      <w:pPr>
        <w:rPr>
          <w:rFonts w:ascii="Segoe UI" w:hAnsi="Segoe UI" w:cs="Segoe UI"/>
        </w:rPr>
      </w:pPr>
      <w:r w:rsidRPr="005F4551">
        <w:rPr>
          <w:rFonts w:ascii="Segoe UI" w:hAnsi="Segoe UI" w:cs="Segoe UI"/>
        </w:rPr>
        <w:t xml:space="preserve">After evaluating several models, the </w:t>
      </w:r>
      <w:r w:rsidR="00D4783B" w:rsidRPr="005F4551">
        <w:rPr>
          <w:rFonts w:ascii="Segoe UI" w:hAnsi="Segoe UI" w:cs="Segoe UI"/>
        </w:rPr>
        <w:t>Machine Learning Algorithm</w:t>
      </w:r>
      <w:r w:rsidRPr="005F4551">
        <w:rPr>
          <w:rFonts w:ascii="Segoe UI" w:hAnsi="Segoe UI" w:cs="Segoe UI"/>
        </w:rPr>
        <w:t xml:space="preserve"> that provided the most useful and relevant insights was</w:t>
      </w:r>
      <w:r w:rsidR="00D4783B" w:rsidRPr="005F4551">
        <w:rPr>
          <w:rFonts w:ascii="Segoe UI" w:hAnsi="Segoe UI" w:cs="Segoe UI"/>
        </w:rPr>
        <w:t xml:space="preserve"> Kmean</w:t>
      </w:r>
      <w:r w:rsidR="007636C2" w:rsidRPr="005F4551">
        <w:rPr>
          <w:rFonts w:ascii="Segoe UI" w:hAnsi="Segoe UI" w:cs="Segoe UI"/>
        </w:rPr>
        <w:t>s</w:t>
      </w:r>
      <w:r w:rsidR="00D4783B" w:rsidRPr="005F4551">
        <w:rPr>
          <w:rFonts w:ascii="Segoe UI" w:hAnsi="Segoe UI" w:cs="Segoe UI"/>
        </w:rPr>
        <w:t>.</w:t>
      </w:r>
      <w:r w:rsidRPr="005F4551">
        <w:rPr>
          <w:rFonts w:ascii="Segoe UI" w:hAnsi="Segoe UI" w:cs="Segoe UI"/>
        </w:rPr>
        <w:t xml:space="preserve">  As it had the highest level of accuracy and clear definition of clusters</w:t>
      </w:r>
      <w:r w:rsidR="007636C2" w:rsidRPr="005F4551">
        <w:rPr>
          <w:rFonts w:ascii="Segoe UI" w:hAnsi="Segoe UI" w:cs="Segoe UI"/>
        </w:rPr>
        <w:t xml:space="preserve">, it was the best model to identify purchasing behaviour for each customer group.  This accuracy in </w:t>
      </w:r>
      <w:r w:rsidR="000B4107">
        <w:rPr>
          <w:rFonts w:ascii="Segoe UI" w:hAnsi="Segoe UI" w:cs="Segoe UI"/>
        </w:rPr>
        <w:lastRenderedPageBreak/>
        <w:t xml:space="preserve">the </w:t>
      </w:r>
      <w:r w:rsidR="007636C2" w:rsidRPr="005F4551">
        <w:rPr>
          <w:rFonts w:ascii="Segoe UI" w:hAnsi="Segoe UI" w:cs="Segoe UI"/>
        </w:rPr>
        <w:t xml:space="preserve">analysis is essential to deliver informed insights for beneficial business and marking decisions that will achieve </w:t>
      </w:r>
      <w:r w:rsidR="00F56084" w:rsidRPr="005F4551">
        <w:rPr>
          <w:rFonts w:ascii="Segoe UI" w:hAnsi="Segoe UI" w:cs="Segoe UI"/>
        </w:rPr>
        <w:t>increased</w:t>
      </w:r>
      <w:r w:rsidR="007636C2" w:rsidRPr="005F4551">
        <w:rPr>
          <w:rFonts w:ascii="Segoe UI" w:hAnsi="Segoe UI" w:cs="Segoe UI"/>
        </w:rPr>
        <w:t xml:space="preserve"> sales.  </w:t>
      </w:r>
      <w:r w:rsidR="00D4783B" w:rsidRPr="005F4551">
        <w:rPr>
          <w:rFonts w:ascii="Segoe UI" w:hAnsi="Segoe UI" w:cs="Segoe UI"/>
        </w:rPr>
        <w:t xml:space="preserve">The following characteristics determined the following: </w:t>
      </w:r>
    </w:p>
    <w:p w14:paraId="09E889C2" w14:textId="77777777" w:rsidR="003001E6" w:rsidRDefault="003001E6"/>
    <w:p w14:paraId="20589AF4" w14:textId="1F610543" w:rsidR="00247261" w:rsidRPr="00247261" w:rsidRDefault="00247261" w:rsidP="00247261">
      <w:pPr>
        <w:pStyle w:val="Heading2"/>
        <w:numPr>
          <w:ilvl w:val="3"/>
          <w:numId w:val="3"/>
        </w:numPr>
        <w:ind w:left="426"/>
        <w:rPr>
          <w:color w:val="808080"/>
        </w:rPr>
      </w:pPr>
      <w:bookmarkStart w:id="62" w:name="_Toc134223211"/>
      <w:r>
        <w:rPr>
          <w:color w:val="808080"/>
        </w:rPr>
        <w:t>Results</w:t>
      </w:r>
      <w:r w:rsidR="00AB0A1C">
        <w:rPr>
          <w:color w:val="808080"/>
        </w:rPr>
        <w:t>, Engagement</w:t>
      </w:r>
      <w:r w:rsidR="000B4107">
        <w:rPr>
          <w:color w:val="808080"/>
        </w:rPr>
        <w:t>,</w:t>
      </w:r>
      <w:r w:rsidR="00AB0A1C">
        <w:rPr>
          <w:color w:val="808080"/>
        </w:rPr>
        <w:t xml:space="preserve"> </w:t>
      </w:r>
      <w:r>
        <w:rPr>
          <w:color w:val="808080"/>
        </w:rPr>
        <w:t>and Next Steps</w:t>
      </w:r>
      <w:bookmarkEnd w:id="62"/>
    </w:p>
    <w:p w14:paraId="05542068" w14:textId="70B0290C" w:rsidR="00247261" w:rsidRPr="0076052C" w:rsidRDefault="00247261" w:rsidP="00247261">
      <w:pPr>
        <w:pStyle w:val="Heading3"/>
        <w:rPr>
          <w:color w:val="808080"/>
          <w:sz w:val="32"/>
          <w:szCs w:val="32"/>
        </w:rPr>
      </w:pPr>
      <w:bookmarkStart w:id="63" w:name="_Toc134223212"/>
      <w:r w:rsidRPr="0076052C">
        <w:rPr>
          <w:color w:val="808080"/>
          <w:sz w:val="32"/>
          <w:szCs w:val="32"/>
        </w:rPr>
        <w:t>Results</w:t>
      </w:r>
      <w:bookmarkEnd w:id="63"/>
      <w:r w:rsidRPr="0076052C">
        <w:rPr>
          <w:color w:val="808080"/>
          <w:sz w:val="32"/>
          <w:szCs w:val="32"/>
        </w:rPr>
        <w:t xml:space="preserve"> </w:t>
      </w:r>
    </w:p>
    <w:p w14:paraId="3D4F21E0" w14:textId="77777777" w:rsidR="00247261" w:rsidRDefault="00247261" w:rsidP="00247261"/>
    <w:p w14:paraId="04F070DA" w14:textId="6813B015" w:rsidR="006D5B8B" w:rsidRDefault="006D5B8B" w:rsidP="00247261">
      <w:r>
        <w:t xml:space="preserve">We determined the algorithms best suited to this </w:t>
      </w:r>
      <w:r w:rsidR="00E1753D">
        <w:t>analysis</w:t>
      </w:r>
      <w:r>
        <w:t xml:space="preserve"> were, DBSCAN, </w:t>
      </w:r>
      <w:proofErr w:type="spellStart"/>
      <w:r>
        <w:t>Kmeans</w:t>
      </w:r>
      <w:proofErr w:type="spellEnd"/>
      <w:r w:rsidR="000B4107">
        <w:t>,</w:t>
      </w:r>
      <w:r>
        <w:t xml:space="preserve"> and Hierarchical clustering.  </w:t>
      </w:r>
    </w:p>
    <w:p w14:paraId="0D43225D" w14:textId="77777777" w:rsidR="006D5B8B" w:rsidRDefault="006D5B8B" w:rsidP="00247261"/>
    <w:p w14:paraId="3E8C731C" w14:textId="62AEA36D" w:rsidR="006D5B8B" w:rsidRPr="006D5B8B" w:rsidRDefault="006D5B8B" w:rsidP="00247261">
      <w:pPr>
        <w:rPr>
          <w:color w:val="FF0000"/>
        </w:rPr>
      </w:pPr>
      <w:r w:rsidRPr="006D5B8B">
        <w:rPr>
          <w:color w:val="FF0000"/>
        </w:rPr>
        <w:t xml:space="preserve">Insert </w:t>
      </w:r>
      <w:proofErr w:type="spellStart"/>
      <w:r w:rsidRPr="006D5B8B">
        <w:rPr>
          <w:color w:val="FF0000"/>
        </w:rPr>
        <w:t>dbscan</w:t>
      </w:r>
      <w:proofErr w:type="spellEnd"/>
      <w:r w:rsidRPr="006D5B8B">
        <w:rPr>
          <w:color w:val="FF0000"/>
        </w:rPr>
        <w:t xml:space="preserve"> and hierarchical </w:t>
      </w:r>
      <w:r w:rsidR="000B4107">
        <w:rPr>
          <w:color w:val="FF0000"/>
        </w:rPr>
        <w:t>performance</w:t>
      </w:r>
      <w:r w:rsidRPr="006D5B8B">
        <w:rPr>
          <w:color w:val="FF0000"/>
        </w:rPr>
        <w:t xml:space="preserve"> </w:t>
      </w:r>
    </w:p>
    <w:p w14:paraId="184DFEB3" w14:textId="77777777" w:rsidR="006D5B8B" w:rsidRDefault="006D5B8B" w:rsidP="00247261"/>
    <w:p w14:paraId="67B610F7" w14:textId="5E116F95" w:rsidR="006D5B8B" w:rsidRDefault="006D5B8B" w:rsidP="00247261">
      <w:r>
        <w:t xml:space="preserve">Ultimately, Kmeans would provide us with the analysis we needed for an efficient </w:t>
      </w:r>
      <w:r w:rsidR="00E1753D">
        <w:t>and effective predictive system to provide the client with a forward strategy</w:t>
      </w:r>
    </w:p>
    <w:p w14:paraId="401304AC" w14:textId="77777777" w:rsidR="00E1753D" w:rsidRDefault="00E1753D" w:rsidP="00247261"/>
    <w:p w14:paraId="05585D8D" w14:textId="6FF57150" w:rsidR="006D5B8B" w:rsidRPr="00247261" w:rsidRDefault="00E1753D" w:rsidP="00247261">
      <w:r>
        <w:t>The clusters demonstrated the following profiling:</w:t>
      </w:r>
    </w:p>
    <w:p w14:paraId="790A6007" w14:textId="73F0B9EE" w:rsidR="003001E6" w:rsidRPr="005F4551" w:rsidRDefault="003001E6" w:rsidP="00247261">
      <w:pPr>
        <w:pStyle w:val="NormalWeb"/>
        <w:shd w:val="clear" w:color="auto" w:fill="FFFFFF"/>
        <w:spacing w:before="0" w:beforeAutospacing="0" w:after="240" w:afterAutospacing="0"/>
        <w:ind w:firstLine="720"/>
        <w:rPr>
          <w:rFonts w:ascii="Segoe UI" w:hAnsi="Segoe UI" w:cs="Segoe UI"/>
          <w:sz w:val="22"/>
          <w:szCs w:val="22"/>
        </w:rPr>
      </w:pPr>
      <w:r w:rsidRPr="005F4551">
        <w:rPr>
          <w:rStyle w:val="Strong"/>
          <w:rFonts w:ascii="Segoe UI" w:eastAsiaTheme="majorEastAsia" w:hAnsi="Segoe UI" w:cs="Segoe UI"/>
          <w:sz w:val="22"/>
          <w:szCs w:val="22"/>
        </w:rPr>
        <w:t>Spend</w:t>
      </w:r>
    </w:p>
    <w:p w14:paraId="1E12E21C" w14:textId="77777777" w:rsidR="003001E6" w:rsidRPr="005F4551" w:rsidRDefault="003001E6" w:rsidP="003001E6">
      <w:pPr>
        <w:numPr>
          <w:ilvl w:val="0"/>
          <w:numId w:val="18"/>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0 is low /average </w:t>
      </w:r>
      <w:proofErr w:type="gramStart"/>
      <w:r w:rsidRPr="005F4551">
        <w:rPr>
          <w:rFonts w:ascii="Segoe UI" w:hAnsi="Segoe UI" w:cs="Segoe UI"/>
        </w:rPr>
        <w:t>spend;</w:t>
      </w:r>
      <w:proofErr w:type="gramEnd"/>
    </w:p>
    <w:p w14:paraId="5578FF7F" w14:textId="50578629" w:rsidR="003001E6" w:rsidRPr="005F4551" w:rsidRDefault="003001E6" w:rsidP="003001E6">
      <w:pPr>
        <w:numPr>
          <w:ilvl w:val="0"/>
          <w:numId w:val="18"/>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1 is low </w:t>
      </w:r>
      <w:proofErr w:type="gramStart"/>
      <w:r w:rsidR="000B4107">
        <w:rPr>
          <w:rFonts w:ascii="Segoe UI" w:hAnsi="Segoe UI" w:cs="Segoe UI"/>
        </w:rPr>
        <w:t>spending</w:t>
      </w:r>
      <w:r w:rsidRPr="005F4551">
        <w:rPr>
          <w:rFonts w:ascii="Segoe UI" w:hAnsi="Segoe UI" w:cs="Segoe UI"/>
        </w:rPr>
        <w:t>;</w:t>
      </w:r>
      <w:proofErr w:type="gramEnd"/>
    </w:p>
    <w:p w14:paraId="1DEE953D" w14:textId="70580F3B" w:rsidR="003001E6" w:rsidRPr="005F4551" w:rsidRDefault="003001E6" w:rsidP="003001E6">
      <w:pPr>
        <w:numPr>
          <w:ilvl w:val="0"/>
          <w:numId w:val="18"/>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2 is </w:t>
      </w:r>
      <w:r w:rsidR="000B4107">
        <w:rPr>
          <w:rFonts w:ascii="Segoe UI" w:hAnsi="Segoe UI" w:cs="Segoe UI"/>
        </w:rPr>
        <w:t>average/</w:t>
      </w:r>
      <w:proofErr w:type="gramStart"/>
      <w:r w:rsidR="000B4107">
        <w:rPr>
          <w:rFonts w:ascii="Segoe UI" w:hAnsi="Segoe UI" w:cs="Segoe UI"/>
        </w:rPr>
        <w:t>high</w:t>
      </w:r>
      <w:r w:rsidRPr="005F4551">
        <w:rPr>
          <w:rFonts w:ascii="Segoe UI" w:hAnsi="Segoe UI" w:cs="Segoe UI"/>
        </w:rPr>
        <w:t>;</w:t>
      </w:r>
      <w:proofErr w:type="gramEnd"/>
    </w:p>
    <w:p w14:paraId="64E0006D" w14:textId="199F7C1B" w:rsidR="003001E6" w:rsidRPr="005F4551" w:rsidRDefault="003001E6" w:rsidP="003001E6">
      <w:pPr>
        <w:numPr>
          <w:ilvl w:val="0"/>
          <w:numId w:val="18"/>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3 is High </w:t>
      </w:r>
      <w:proofErr w:type="gramStart"/>
      <w:r w:rsidR="000B4107">
        <w:rPr>
          <w:rFonts w:ascii="Segoe UI" w:hAnsi="Segoe UI" w:cs="Segoe UI"/>
        </w:rPr>
        <w:t>spending</w:t>
      </w:r>
      <w:r w:rsidRPr="005F4551">
        <w:rPr>
          <w:rFonts w:ascii="Segoe UI" w:hAnsi="Segoe UI" w:cs="Segoe UI"/>
        </w:rPr>
        <w:t>;</w:t>
      </w:r>
      <w:proofErr w:type="gramEnd"/>
    </w:p>
    <w:p w14:paraId="7A585FE7" w14:textId="77777777" w:rsidR="00247261" w:rsidRPr="005F4551" w:rsidRDefault="003001E6" w:rsidP="00247261">
      <w:pPr>
        <w:pStyle w:val="NormalWeb"/>
        <w:shd w:val="clear" w:color="auto" w:fill="FFFFFF"/>
        <w:spacing w:before="0" w:beforeAutospacing="0" w:after="240" w:afterAutospacing="0"/>
        <w:rPr>
          <w:rFonts w:ascii="Segoe UI" w:hAnsi="Segoe UI" w:cs="Segoe UI"/>
          <w:sz w:val="22"/>
          <w:szCs w:val="22"/>
        </w:rPr>
      </w:pPr>
      <w:r w:rsidRPr="005F4551">
        <w:rPr>
          <w:rFonts w:ascii="Segoe UI" w:hAnsi="Segoe UI" w:cs="Segoe UI"/>
          <w:sz w:val="22"/>
          <w:szCs w:val="22"/>
        </w:rPr>
        <w:t xml:space="preserve">Clusters could be classified as </w:t>
      </w:r>
      <w:proofErr w:type="gramStart"/>
      <w:r w:rsidRPr="005F4551">
        <w:rPr>
          <w:rFonts w:ascii="Segoe UI" w:hAnsi="Segoe UI" w:cs="Segoe UI"/>
          <w:sz w:val="22"/>
          <w:szCs w:val="22"/>
        </w:rPr>
        <w:t>follows</w:t>
      </w:r>
      <w:proofErr w:type="gramEnd"/>
    </w:p>
    <w:p w14:paraId="34AFFEBA" w14:textId="77777777" w:rsidR="00247261" w:rsidRPr="005F4551" w:rsidRDefault="003001E6" w:rsidP="00247261">
      <w:pPr>
        <w:pStyle w:val="NormalWeb"/>
        <w:numPr>
          <w:ilvl w:val="0"/>
          <w:numId w:val="27"/>
        </w:numPr>
        <w:shd w:val="clear" w:color="auto" w:fill="FFFFFF"/>
        <w:spacing w:before="0" w:beforeAutospacing="0" w:after="240" w:afterAutospacing="0"/>
        <w:rPr>
          <w:rStyle w:val="HTMLCode"/>
          <w:rFonts w:ascii="Segoe UI" w:hAnsi="Segoe UI" w:cs="Segoe UI"/>
          <w:sz w:val="22"/>
          <w:szCs w:val="22"/>
        </w:rPr>
      </w:pPr>
      <w:r w:rsidRPr="005F4551">
        <w:rPr>
          <w:rStyle w:val="HTMLCode"/>
          <w:rFonts w:ascii="Segoe UI" w:eastAsiaTheme="majorEastAsia" w:hAnsi="Segoe UI" w:cs="Segoe UI"/>
          <w:sz w:val="22"/>
          <w:szCs w:val="22"/>
          <w:bdr w:val="none" w:sz="0" w:space="0" w:color="auto" w:frame="1"/>
        </w:rPr>
        <w:t xml:space="preserve">Cluster 0 and 1 are customers that we want to retain and </w:t>
      </w:r>
      <w:proofErr w:type="gramStart"/>
      <w:r w:rsidRPr="005F4551">
        <w:rPr>
          <w:rStyle w:val="HTMLCode"/>
          <w:rFonts w:ascii="Segoe UI" w:eastAsiaTheme="majorEastAsia" w:hAnsi="Segoe UI" w:cs="Segoe UI"/>
          <w:sz w:val="22"/>
          <w:szCs w:val="22"/>
          <w:bdr w:val="none" w:sz="0" w:space="0" w:color="auto" w:frame="1"/>
        </w:rPr>
        <w:t>upsell;</w:t>
      </w:r>
      <w:proofErr w:type="gramEnd"/>
      <w:r w:rsidRPr="005F4551">
        <w:rPr>
          <w:rStyle w:val="HTMLCode"/>
          <w:rFonts w:ascii="Segoe UI" w:eastAsiaTheme="majorEastAsia" w:hAnsi="Segoe UI" w:cs="Segoe UI"/>
          <w:sz w:val="22"/>
          <w:szCs w:val="22"/>
          <w:bdr w:val="none" w:sz="0" w:space="0" w:color="auto" w:frame="1"/>
        </w:rPr>
        <w:t xml:space="preserve">    </w:t>
      </w:r>
    </w:p>
    <w:p w14:paraId="612EC930" w14:textId="3897BDA6" w:rsidR="00247261" w:rsidRPr="005F4551" w:rsidRDefault="003001E6" w:rsidP="00247261">
      <w:pPr>
        <w:pStyle w:val="NormalWeb"/>
        <w:numPr>
          <w:ilvl w:val="0"/>
          <w:numId w:val="27"/>
        </w:numPr>
        <w:shd w:val="clear" w:color="auto" w:fill="FFFFFF"/>
        <w:spacing w:before="0" w:beforeAutospacing="0" w:after="240" w:afterAutospacing="0"/>
        <w:rPr>
          <w:rStyle w:val="HTMLCode"/>
          <w:rFonts w:ascii="Segoe UI" w:hAnsi="Segoe UI" w:cs="Segoe UI"/>
          <w:sz w:val="22"/>
          <w:szCs w:val="22"/>
        </w:rPr>
      </w:pPr>
      <w:r w:rsidRPr="005F4551">
        <w:rPr>
          <w:rStyle w:val="HTMLCode"/>
          <w:rFonts w:ascii="Segoe UI" w:eastAsiaTheme="majorEastAsia" w:hAnsi="Segoe UI" w:cs="Segoe UI"/>
          <w:sz w:val="22"/>
          <w:szCs w:val="22"/>
          <w:bdr w:val="none" w:sz="0" w:space="0" w:color="auto" w:frame="1"/>
        </w:rPr>
        <w:t xml:space="preserve">Cluster 2 are customers we want to focus on </w:t>
      </w:r>
      <w:r w:rsidR="000B4107">
        <w:rPr>
          <w:rStyle w:val="HTMLCode"/>
          <w:rFonts w:ascii="Segoe UI" w:eastAsiaTheme="majorEastAsia" w:hAnsi="Segoe UI" w:cs="Segoe UI"/>
          <w:sz w:val="22"/>
          <w:szCs w:val="22"/>
          <w:bdr w:val="none" w:sz="0" w:space="0" w:color="auto" w:frame="1"/>
        </w:rPr>
        <w:t>upselling</w:t>
      </w:r>
      <w:r w:rsidRPr="005F4551">
        <w:rPr>
          <w:rStyle w:val="HTMLCode"/>
          <w:rFonts w:ascii="Segoe UI" w:eastAsiaTheme="majorEastAsia" w:hAnsi="Segoe UI" w:cs="Segoe UI"/>
          <w:sz w:val="22"/>
          <w:szCs w:val="22"/>
          <w:bdr w:val="none" w:sz="0" w:space="0" w:color="auto" w:frame="1"/>
        </w:rPr>
        <w:t xml:space="preserve"> through promotions and </w:t>
      </w:r>
      <w:r w:rsidR="000B4107">
        <w:rPr>
          <w:rStyle w:val="HTMLCode"/>
          <w:rFonts w:ascii="Segoe UI" w:eastAsiaTheme="majorEastAsia" w:hAnsi="Segoe UI" w:cs="Segoe UI"/>
          <w:sz w:val="22"/>
          <w:szCs w:val="22"/>
          <w:bdr w:val="none" w:sz="0" w:space="0" w:color="auto" w:frame="1"/>
        </w:rPr>
        <w:t>bringing</w:t>
      </w:r>
      <w:r w:rsidRPr="005F4551">
        <w:rPr>
          <w:rStyle w:val="HTMLCode"/>
          <w:rFonts w:ascii="Segoe UI" w:eastAsiaTheme="majorEastAsia" w:hAnsi="Segoe UI" w:cs="Segoe UI"/>
          <w:sz w:val="22"/>
          <w:szCs w:val="22"/>
          <w:bdr w:val="none" w:sz="0" w:space="0" w:color="auto" w:frame="1"/>
        </w:rPr>
        <w:t xml:space="preserve"> new </w:t>
      </w:r>
      <w:proofErr w:type="gramStart"/>
      <w:r w:rsidRPr="005F4551">
        <w:rPr>
          <w:rStyle w:val="HTMLCode"/>
          <w:rFonts w:ascii="Segoe UI" w:eastAsiaTheme="majorEastAsia" w:hAnsi="Segoe UI" w:cs="Segoe UI"/>
          <w:sz w:val="22"/>
          <w:szCs w:val="22"/>
          <w:bdr w:val="none" w:sz="0" w:space="0" w:color="auto" w:frame="1"/>
        </w:rPr>
        <w:t>customers;</w:t>
      </w:r>
      <w:proofErr w:type="gramEnd"/>
      <w:r w:rsidRPr="005F4551">
        <w:rPr>
          <w:rStyle w:val="HTMLCode"/>
          <w:rFonts w:ascii="Segoe UI" w:eastAsiaTheme="majorEastAsia" w:hAnsi="Segoe UI" w:cs="Segoe UI"/>
          <w:sz w:val="22"/>
          <w:szCs w:val="22"/>
          <w:bdr w:val="none" w:sz="0" w:space="0" w:color="auto" w:frame="1"/>
        </w:rPr>
        <w:t xml:space="preserve">  </w:t>
      </w:r>
    </w:p>
    <w:p w14:paraId="776F6A9C" w14:textId="34093B25" w:rsidR="003001E6" w:rsidRPr="005F4551" w:rsidRDefault="003001E6" w:rsidP="00247261">
      <w:pPr>
        <w:pStyle w:val="NormalWeb"/>
        <w:numPr>
          <w:ilvl w:val="0"/>
          <w:numId w:val="27"/>
        </w:numPr>
        <w:shd w:val="clear" w:color="auto" w:fill="FFFFFF"/>
        <w:spacing w:before="0" w:beforeAutospacing="0" w:after="240" w:afterAutospacing="0"/>
        <w:rPr>
          <w:rFonts w:ascii="Segoe UI" w:hAnsi="Segoe UI" w:cs="Segoe UI"/>
          <w:sz w:val="22"/>
          <w:szCs w:val="22"/>
        </w:rPr>
      </w:pPr>
      <w:r w:rsidRPr="005F4551">
        <w:rPr>
          <w:rStyle w:val="HTMLCode"/>
          <w:rFonts w:ascii="Segoe UI" w:eastAsiaTheme="majorEastAsia" w:hAnsi="Segoe UI" w:cs="Segoe UI"/>
          <w:sz w:val="22"/>
          <w:szCs w:val="22"/>
          <w:bdr w:val="none" w:sz="0" w:space="0" w:color="auto" w:frame="1"/>
        </w:rPr>
        <w:t xml:space="preserve">Cluster 3 we will look into what products they are not buying and create promotions around that and also use them to bring more </w:t>
      </w:r>
      <w:proofErr w:type="gramStart"/>
      <w:r w:rsidRPr="005F4551">
        <w:rPr>
          <w:rStyle w:val="HTMLCode"/>
          <w:rFonts w:ascii="Segoe UI" w:eastAsiaTheme="majorEastAsia" w:hAnsi="Segoe UI" w:cs="Segoe UI"/>
          <w:sz w:val="22"/>
          <w:szCs w:val="22"/>
          <w:bdr w:val="none" w:sz="0" w:space="0" w:color="auto" w:frame="1"/>
        </w:rPr>
        <w:t>customers;</w:t>
      </w:r>
      <w:proofErr w:type="gramEnd"/>
      <w:r w:rsidRPr="005F4551">
        <w:rPr>
          <w:rStyle w:val="HTMLCode"/>
          <w:rFonts w:ascii="Segoe UI" w:eastAsiaTheme="majorEastAsia" w:hAnsi="Segoe UI" w:cs="Segoe UI"/>
          <w:sz w:val="22"/>
          <w:szCs w:val="22"/>
          <w:bdr w:val="none" w:sz="0" w:space="0" w:color="auto" w:frame="1"/>
        </w:rPr>
        <w:t xml:space="preserve">  </w:t>
      </w:r>
    </w:p>
    <w:p w14:paraId="0859D265" w14:textId="77777777" w:rsidR="003001E6" w:rsidRPr="005F4551" w:rsidRDefault="003001E6" w:rsidP="003001E6">
      <w:pPr>
        <w:rPr>
          <w:lang w:val="en-IE"/>
        </w:rPr>
      </w:pPr>
    </w:p>
    <w:p w14:paraId="78E91992" w14:textId="66E9BB52" w:rsidR="003001E6" w:rsidRPr="005F4551" w:rsidRDefault="003001E6" w:rsidP="00AB0A1C">
      <w:pPr>
        <w:pStyle w:val="NormalWeb"/>
        <w:shd w:val="clear" w:color="auto" w:fill="FFFFFF"/>
        <w:spacing w:before="0" w:beforeAutospacing="0" w:after="240" w:afterAutospacing="0"/>
        <w:ind w:left="720"/>
        <w:rPr>
          <w:rFonts w:ascii="Segoe UI" w:hAnsi="Segoe UI" w:cs="Segoe UI"/>
          <w:sz w:val="22"/>
          <w:szCs w:val="22"/>
        </w:rPr>
      </w:pPr>
      <w:r w:rsidRPr="005F4551">
        <w:rPr>
          <w:rFonts w:ascii="Segoe UI" w:hAnsi="Segoe UI" w:cs="Segoe UI"/>
          <w:b/>
          <w:bCs/>
          <w:sz w:val="22"/>
          <w:szCs w:val="22"/>
        </w:rPr>
        <w:lastRenderedPageBreak/>
        <w:br/>
      </w:r>
      <w:r w:rsidRPr="005F4551">
        <w:rPr>
          <w:rStyle w:val="Strong"/>
          <w:rFonts w:ascii="Segoe UI" w:eastAsiaTheme="majorEastAsia" w:hAnsi="Segoe UI" w:cs="Segoe UI"/>
          <w:sz w:val="22"/>
          <w:szCs w:val="22"/>
        </w:rPr>
        <w:t>Income</w:t>
      </w:r>
    </w:p>
    <w:p w14:paraId="2186EEAD" w14:textId="77777777" w:rsidR="003001E6" w:rsidRPr="005F4551" w:rsidRDefault="003001E6" w:rsidP="003001E6">
      <w:pPr>
        <w:numPr>
          <w:ilvl w:val="0"/>
          <w:numId w:val="19"/>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0 is low /average </w:t>
      </w:r>
      <w:proofErr w:type="gramStart"/>
      <w:r w:rsidRPr="005F4551">
        <w:rPr>
          <w:rFonts w:ascii="Segoe UI" w:hAnsi="Segoe UI" w:cs="Segoe UI"/>
        </w:rPr>
        <w:t>Income;</w:t>
      </w:r>
      <w:proofErr w:type="gramEnd"/>
    </w:p>
    <w:p w14:paraId="507F2768" w14:textId="77777777" w:rsidR="003001E6" w:rsidRPr="005F4551" w:rsidRDefault="003001E6" w:rsidP="003001E6">
      <w:pPr>
        <w:numPr>
          <w:ilvl w:val="0"/>
          <w:numId w:val="19"/>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1 is low </w:t>
      </w:r>
      <w:proofErr w:type="gramStart"/>
      <w:r w:rsidRPr="005F4551">
        <w:rPr>
          <w:rFonts w:ascii="Segoe UI" w:hAnsi="Segoe UI" w:cs="Segoe UI"/>
        </w:rPr>
        <w:t>Income;</w:t>
      </w:r>
      <w:proofErr w:type="gramEnd"/>
    </w:p>
    <w:p w14:paraId="3917A257" w14:textId="0979DAD8" w:rsidR="003001E6" w:rsidRPr="005F4551" w:rsidRDefault="003001E6" w:rsidP="003001E6">
      <w:pPr>
        <w:numPr>
          <w:ilvl w:val="0"/>
          <w:numId w:val="19"/>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2 is </w:t>
      </w:r>
      <w:r w:rsidR="000B4107">
        <w:rPr>
          <w:rFonts w:ascii="Segoe UI" w:hAnsi="Segoe UI" w:cs="Segoe UI"/>
        </w:rPr>
        <w:t>average/</w:t>
      </w:r>
      <w:proofErr w:type="gramStart"/>
      <w:r w:rsidR="000B4107">
        <w:rPr>
          <w:rFonts w:ascii="Segoe UI" w:hAnsi="Segoe UI" w:cs="Segoe UI"/>
        </w:rPr>
        <w:t>high</w:t>
      </w:r>
      <w:r w:rsidRPr="005F4551">
        <w:rPr>
          <w:rFonts w:ascii="Segoe UI" w:hAnsi="Segoe UI" w:cs="Segoe UI"/>
        </w:rPr>
        <w:t>;</w:t>
      </w:r>
      <w:proofErr w:type="gramEnd"/>
    </w:p>
    <w:p w14:paraId="5ABBAA1D" w14:textId="77777777" w:rsidR="003001E6" w:rsidRPr="005F4551" w:rsidRDefault="003001E6" w:rsidP="003001E6">
      <w:pPr>
        <w:numPr>
          <w:ilvl w:val="0"/>
          <w:numId w:val="19"/>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3 is High </w:t>
      </w:r>
      <w:proofErr w:type="gramStart"/>
      <w:r w:rsidRPr="005F4551">
        <w:rPr>
          <w:rFonts w:ascii="Segoe UI" w:hAnsi="Segoe UI" w:cs="Segoe UI"/>
        </w:rPr>
        <w:t>Income;</w:t>
      </w:r>
      <w:proofErr w:type="gramEnd"/>
    </w:p>
    <w:p w14:paraId="6F6CAD81" w14:textId="77777777" w:rsidR="00247261" w:rsidRPr="005F4551" w:rsidRDefault="00247261" w:rsidP="00247261">
      <w:pPr>
        <w:shd w:val="clear" w:color="auto" w:fill="FFFFFF"/>
        <w:spacing w:before="100" w:beforeAutospacing="1" w:after="100" w:afterAutospacing="1" w:line="240" w:lineRule="auto"/>
        <w:ind w:left="720"/>
        <w:jc w:val="left"/>
        <w:rPr>
          <w:rFonts w:ascii="Segoe UI" w:hAnsi="Segoe UI" w:cs="Segoe UI"/>
        </w:rPr>
      </w:pPr>
    </w:p>
    <w:p w14:paraId="6C79F173" w14:textId="4E8041BD" w:rsidR="003001E6" w:rsidRPr="005F4551" w:rsidRDefault="003001E6" w:rsidP="00AB0A1C">
      <w:pPr>
        <w:pStyle w:val="NormalWeb"/>
        <w:shd w:val="clear" w:color="auto" w:fill="FFFFFF"/>
        <w:spacing w:before="0" w:beforeAutospacing="0" w:after="240" w:afterAutospacing="0"/>
        <w:ind w:left="720"/>
        <w:rPr>
          <w:rStyle w:val="Strong"/>
          <w:rFonts w:eastAsiaTheme="majorEastAsia"/>
          <w:sz w:val="22"/>
          <w:szCs w:val="22"/>
        </w:rPr>
      </w:pPr>
      <w:r w:rsidRPr="005F4551">
        <w:rPr>
          <w:rStyle w:val="Strong"/>
          <w:rFonts w:ascii="Segoe UI" w:eastAsiaTheme="majorEastAsia" w:hAnsi="Segoe UI" w:cs="Segoe UI"/>
          <w:sz w:val="22"/>
          <w:szCs w:val="22"/>
        </w:rPr>
        <w:t xml:space="preserve">Age </w:t>
      </w:r>
    </w:p>
    <w:p w14:paraId="1D30BD98" w14:textId="77777777" w:rsidR="003001E6" w:rsidRPr="005F4551" w:rsidRDefault="003001E6" w:rsidP="003001E6">
      <w:pPr>
        <w:numPr>
          <w:ilvl w:val="0"/>
          <w:numId w:val="20"/>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0 average age between 50 and 55 years </w:t>
      </w:r>
      <w:proofErr w:type="gramStart"/>
      <w:r w:rsidRPr="005F4551">
        <w:rPr>
          <w:rFonts w:ascii="Segoe UI" w:hAnsi="Segoe UI" w:cs="Segoe UI"/>
        </w:rPr>
        <w:t>old;</w:t>
      </w:r>
      <w:proofErr w:type="gramEnd"/>
    </w:p>
    <w:p w14:paraId="71E62A96" w14:textId="0C8F97ED" w:rsidR="003001E6" w:rsidRPr="005F4551" w:rsidRDefault="003001E6" w:rsidP="003001E6">
      <w:pPr>
        <w:numPr>
          <w:ilvl w:val="0"/>
          <w:numId w:val="20"/>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1 are younger customers with </w:t>
      </w:r>
      <w:r w:rsidR="000B4107">
        <w:rPr>
          <w:rFonts w:ascii="Segoe UI" w:hAnsi="Segoe UI" w:cs="Segoe UI"/>
        </w:rPr>
        <w:t>an</w:t>
      </w:r>
      <w:r w:rsidRPr="005F4551">
        <w:rPr>
          <w:rFonts w:ascii="Segoe UI" w:hAnsi="Segoe UI" w:cs="Segoe UI"/>
        </w:rPr>
        <w:t xml:space="preserve"> average </w:t>
      </w:r>
      <w:r w:rsidR="000B4107">
        <w:rPr>
          <w:rFonts w:ascii="Segoe UI" w:hAnsi="Segoe UI" w:cs="Segoe UI"/>
        </w:rPr>
        <w:t>of</w:t>
      </w:r>
      <w:r w:rsidRPr="005F4551">
        <w:rPr>
          <w:rFonts w:ascii="Segoe UI" w:hAnsi="Segoe UI" w:cs="Segoe UI"/>
        </w:rPr>
        <w:t xml:space="preserve"> 49 years </w:t>
      </w:r>
      <w:proofErr w:type="gramStart"/>
      <w:r w:rsidRPr="005F4551">
        <w:rPr>
          <w:rFonts w:ascii="Segoe UI" w:hAnsi="Segoe UI" w:cs="Segoe UI"/>
        </w:rPr>
        <w:t>old;</w:t>
      </w:r>
      <w:proofErr w:type="gramEnd"/>
    </w:p>
    <w:p w14:paraId="25FCA971" w14:textId="53E5D73D" w:rsidR="003001E6" w:rsidRPr="005F4551" w:rsidRDefault="003001E6" w:rsidP="003001E6">
      <w:pPr>
        <w:numPr>
          <w:ilvl w:val="0"/>
          <w:numId w:val="20"/>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2 are older customers with </w:t>
      </w:r>
      <w:r w:rsidR="00E71D64">
        <w:rPr>
          <w:rFonts w:ascii="Segoe UI" w:hAnsi="Segoe UI" w:cs="Segoe UI"/>
        </w:rPr>
        <w:t>an</w:t>
      </w:r>
      <w:r w:rsidRPr="005F4551">
        <w:rPr>
          <w:rFonts w:ascii="Segoe UI" w:hAnsi="Segoe UI" w:cs="Segoe UI"/>
        </w:rPr>
        <w:t xml:space="preserve"> average between 55 and 60 years </w:t>
      </w:r>
      <w:proofErr w:type="gramStart"/>
      <w:r w:rsidRPr="005F4551">
        <w:rPr>
          <w:rFonts w:ascii="Segoe UI" w:hAnsi="Segoe UI" w:cs="Segoe UI"/>
        </w:rPr>
        <w:t>old;</w:t>
      </w:r>
      <w:proofErr w:type="gramEnd"/>
    </w:p>
    <w:p w14:paraId="68FD0BB8" w14:textId="77777777" w:rsidR="003001E6" w:rsidRPr="005F4551" w:rsidRDefault="003001E6" w:rsidP="003001E6">
      <w:pPr>
        <w:numPr>
          <w:ilvl w:val="0"/>
          <w:numId w:val="20"/>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3 are average age customers between 50 and 55 years </w:t>
      </w:r>
      <w:proofErr w:type="gramStart"/>
      <w:r w:rsidRPr="005F4551">
        <w:rPr>
          <w:rFonts w:ascii="Segoe UI" w:hAnsi="Segoe UI" w:cs="Segoe UI"/>
        </w:rPr>
        <w:t>old;</w:t>
      </w:r>
      <w:proofErr w:type="gramEnd"/>
    </w:p>
    <w:p w14:paraId="4EB79079" w14:textId="77777777" w:rsidR="003001E6" w:rsidRDefault="003001E6" w:rsidP="003001E6">
      <w:pPr>
        <w:shd w:val="clear" w:color="auto" w:fill="FFFFFF"/>
        <w:spacing w:before="100" w:beforeAutospacing="1" w:after="100" w:afterAutospacing="1" w:line="240" w:lineRule="auto"/>
        <w:jc w:val="left"/>
        <w:rPr>
          <w:rFonts w:ascii="Segoe UI" w:hAnsi="Segoe UI" w:cs="Segoe UI"/>
          <w:sz w:val="21"/>
          <w:szCs w:val="21"/>
        </w:rPr>
      </w:pPr>
      <w:r w:rsidRPr="003E3DC8">
        <w:rPr>
          <w:rFonts w:ascii="Segoe UI" w:hAnsi="Segoe UI" w:cs="Segoe UI"/>
          <w:noProof/>
          <w:sz w:val="21"/>
          <w:szCs w:val="21"/>
        </w:rPr>
        <w:drawing>
          <wp:inline distT="0" distB="0" distL="0" distR="0" wp14:anchorId="43C39D8A" wp14:editId="427F9DDC">
            <wp:extent cx="5136325" cy="2400508"/>
            <wp:effectExtent l="0" t="0" r="7620" b="0"/>
            <wp:docPr id="1722952128" name="Picture 17229521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4139" name="Picture 1" descr="Chart, bar chart&#10;&#10;Description automatically generated"/>
                    <pic:cNvPicPr/>
                  </pic:nvPicPr>
                  <pic:blipFill>
                    <a:blip r:embed="rId36"/>
                    <a:stretch>
                      <a:fillRect/>
                    </a:stretch>
                  </pic:blipFill>
                  <pic:spPr>
                    <a:xfrm>
                      <a:off x="0" y="0"/>
                      <a:ext cx="5136325" cy="2400508"/>
                    </a:xfrm>
                    <a:prstGeom prst="rect">
                      <a:avLst/>
                    </a:prstGeom>
                  </pic:spPr>
                </pic:pic>
              </a:graphicData>
            </a:graphic>
          </wp:inline>
        </w:drawing>
      </w:r>
    </w:p>
    <w:p w14:paraId="732E4ABF" w14:textId="77777777" w:rsidR="003001E6" w:rsidRDefault="003001E6" w:rsidP="003001E6">
      <w:pPr>
        <w:shd w:val="clear" w:color="auto" w:fill="FFFFFF"/>
        <w:spacing w:before="100" w:beforeAutospacing="1" w:after="100" w:afterAutospacing="1" w:line="240" w:lineRule="auto"/>
        <w:jc w:val="left"/>
        <w:rPr>
          <w:rFonts w:ascii="Segoe UI" w:hAnsi="Segoe UI" w:cs="Segoe UI"/>
          <w:sz w:val="21"/>
          <w:szCs w:val="21"/>
        </w:rPr>
      </w:pPr>
    </w:p>
    <w:p w14:paraId="51F66497" w14:textId="1F46B34B" w:rsidR="003001E6" w:rsidRPr="00247261" w:rsidRDefault="003001E6" w:rsidP="00247261">
      <w:pPr>
        <w:shd w:val="clear" w:color="auto" w:fill="FFFFFF"/>
        <w:spacing w:before="100" w:beforeAutospacing="1" w:after="100" w:afterAutospacing="1" w:line="240" w:lineRule="auto"/>
        <w:ind w:left="720" w:firstLine="720"/>
        <w:jc w:val="left"/>
        <w:rPr>
          <w:rFonts w:ascii="Segoe UI" w:hAnsi="Segoe UI" w:cs="Segoe UI"/>
          <w:b/>
          <w:bCs/>
          <w:sz w:val="23"/>
          <w:szCs w:val="23"/>
        </w:rPr>
      </w:pPr>
      <w:r w:rsidRPr="00247261">
        <w:rPr>
          <w:rFonts w:ascii="Segoe UI" w:hAnsi="Segoe UI" w:cs="Segoe UI"/>
          <w:b/>
          <w:bCs/>
          <w:sz w:val="23"/>
          <w:szCs w:val="23"/>
        </w:rPr>
        <w:t xml:space="preserve">Education </w:t>
      </w:r>
    </w:p>
    <w:p w14:paraId="747DE193" w14:textId="77777777" w:rsidR="003001E6" w:rsidRDefault="003001E6" w:rsidP="003001E6">
      <w:pPr>
        <w:shd w:val="clear" w:color="auto" w:fill="FFFFFF"/>
        <w:spacing w:before="100" w:beforeAutospacing="1" w:after="100" w:afterAutospacing="1" w:line="240" w:lineRule="auto"/>
        <w:jc w:val="left"/>
        <w:rPr>
          <w:rFonts w:ascii="Segoe UI" w:hAnsi="Segoe UI" w:cs="Segoe UI"/>
          <w:b/>
          <w:bCs/>
          <w:sz w:val="21"/>
          <w:szCs w:val="21"/>
        </w:rPr>
      </w:pPr>
    </w:p>
    <w:p w14:paraId="1C43B3C0" w14:textId="6ABE531F" w:rsidR="003001E6" w:rsidRDefault="003001E6" w:rsidP="003001E6">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Education is </w:t>
      </w:r>
      <w:r w:rsidR="00E71D64">
        <w:rPr>
          <w:rFonts w:ascii="var(--jp-content-font-family)" w:hAnsi="var(--jp-content-font-family)" w:cs="Segoe UI"/>
          <w:color w:val="000000"/>
          <w:sz w:val="21"/>
          <w:szCs w:val="21"/>
        </w:rPr>
        <w:t>similarly</w:t>
      </w:r>
      <w:r>
        <w:rPr>
          <w:rFonts w:ascii="var(--jp-content-font-family)" w:hAnsi="var(--jp-content-font-family)" w:cs="Segoe UI"/>
          <w:color w:val="000000"/>
          <w:sz w:val="21"/>
          <w:szCs w:val="21"/>
        </w:rPr>
        <w:t xml:space="preserve"> distributed across all clusters with higher education </w:t>
      </w:r>
      <w:r w:rsidR="000B4107">
        <w:rPr>
          <w:rFonts w:ascii="var(--jp-content-font-family)" w:hAnsi="var(--jp-content-font-family)" w:cs="Segoe UI"/>
          <w:color w:val="000000"/>
          <w:sz w:val="21"/>
          <w:szCs w:val="21"/>
        </w:rPr>
        <w:t>in</w:t>
      </w:r>
      <w:r>
        <w:rPr>
          <w:rFonts w:ascii="var(--jp-content-font-family)" w:hAnsi="var(--jp-content-font-family)" w:cs="Segoe UI"/>
          <w:color w:val="000000"/>
          <w:sz w:val="21"/>
          <w:szCs w:val="21"/>
        </w:rPr>
        <w:t xml:space="preserve"> clusters 0 and 2, however</w:t>
      </w:r>
      <w:r w:rsidR="00E71D64">
        <w:rPr>
          <w:rFonts w:ascii="var(--jp-content-font-family)" w:hAnsi="var(--jp-content-font-family)" w:cs="Segoe UI"/>
          <w:color w:val="000000"/>
          <w:sz w:val="21"/>
          <w:szCs w:val="21"/>
        </w:rPr>
        <w:t>,</w:t>
      </w:r>
      <w:r>
        <w:rPr>
          <w:rFonts w:ascii="var(--jp-content-font-family)" w:hAnsi="var(--jp-content-font-family)" w:cs="Segoe UI"/>
          <w:color w:val="000000"/>
          <w:sz w:val="21"/>
          <w:szCs w:val="21"/>
        </w:rPr>
        <w:t xml:space="preserve"> we </w:t>
      </w:r>
      <w:proofErr w:type="gramStart"/>
      <w:r>
        <w:rPr>
          <w:rFonts w:ascii="var(--jp-content-font-family)" w:hAnsi="var(--jp-content-font-family)" w:cs="Segoe UI"/>
          <w:color w:val="000000"/>
          <w:sz w:val="21"/>
          <w:szCs w:val="21"/>
        </w:rPr>
        <w:t>have to</w:t>
      </w:r>
      <w:proofErr w:type="gramEnd"/>
      <w:r>
        <w:rPr>
          <w:rFonts w:ascii="var(--jp-content-font-family)" w:hAnsi="var(--jp-content-font-family)" w:cs="Segoe UI"/>
          <w:color w:val="000000"/>
          <w:sz w:val="21"/>
          <w:szCs w:val="21"/>
        </w:rPr>
        <w:t xml:space="preserve"> take into account that these two clusters are the biggest clusters so we can assume education is pretty flat across the different clusters with no differentiation.</w:t>
      </w:r>
    </w:p>
    <w:p w14:paraId="6C537D3A" w14:textId="77777777" w:rsidR="003001E6" w:rsidRDefault="003001E6" w:rsidP="003001E6">
      <w:pPr>
        <w:shd w:val="clear" w:color="auto" w:fill="FFFFFF"/>
        <w:spacing w:before="100" w:beforeAutospacing="1" w:after="100" w:afterAutospacing="1" w:line="240" w:lineRule="auto"/>
        <w:jc w:val="left"/>
        <w:rPr>
          <w:rFonts w:ascii="Segoe UI" w:hAnsi="Segoe UI" w:cs="Segoe UI"/>
          <w:b/>
          <w:bCs/>
          <w:sz w:val="21"/>
          <w:szCs w:val="21"/>
          <w:lang w:val="en-IE"/>
        </w:rPr>
      </w:pPr>
    </w:p>
    <w:p w14:paraId="59F807EA" w14:textId="77777777" w:rsidR="003001E6" w:rsidRDefault="003001E6" w:rsidP="003001E6">
      <w:pPr>
        <w:shd w:val="clear" w:color="auto" w:fill="FFFFFF"/>
        <w:spacing w:before="100" w:beforeAutospacing="1" w:after="100" w:afterAutospacing="1" w:line="240" w:lineRule="auto"/>
        <w:jc w:val="left"/>
        <w:rPr>
          <w:rFonts w:ascii="Segoe UI" w:hAnsi="Segoe UI" w:cs="Segoe UI"/>
          <w:b/>
          <w:bCs/>
          <w:sz w:val="21"/>
          <w:szCs w:val="21"/>
          <w:lang w:val="en-IE"/>
        </w:rPr>
      </w:pPr>
    </w:p>
    <w:p w14:paraId="1B5480F0" w14:textId="77777777" w:rsidR="003001E6" w:rsidRPr="003E3DC8" w:rsidRDefault="003001E6" w:rsidP="003001E6">
      <w:pPr>
        <w:shd w:val="clear" w:color="auto" w:fill="FFFFFF"/>
        <w:spacing w:before="100" w:beforeAutospacing="1" w:after="100" w:afterAutospacing="1" w:line="240" w:lineRule="auto"/>
        <w:jc w:val="left"/>
        <w:rPr>
          <w:rFonts w:ascii="Segoe UI" w:hAnsi="Segoe UI" w:cs="Segoe UI"/>
          <w:b/>
          <w:bCs/>
          <w:sz w:val="21"/>
          <w:szCs w:val="21"/>
          <w:lang w:val="en-IE"/>
        </w:rPr>
      </w:pPr>
      <w:r w:rsidRPr="003E3DC8">
        <w:rPr>
          <w:rFonts w:ascii="Segoe UI" w:hAnsi="Segoe UI" w:cs="Segoe UI"/>
          <w:b/>
          <w:bCs/>
          <w:noProof/>
          <w:sz w:val="21"/>
          <w:szCs w:val="21"/>
          <w:lang w:val="en-IE"/>
        </w:rPr>
        <w:drawing>
          <wp:inline distT="0" distB="0" distL="0" distR="0" wp14:anchorId="34D7DBE3" wp14:editId="581B5A92">
            <wp:extent cx="4854361" cy="2430991"/>
            <wp:effectExtent l="0" t="0" r="3810" b="7620"/>
            <wp:docPr id="1475246204" name="Picture 147524620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09401" name="Picture 1" descr="Chart, bar chart&#10;&#10;Description automatically generated"/>
                    <pic:cNvPicPr/>
                  </pic:nvPicPr>
                  <pic:blipFill>
                    <a:blip r:embed="rId37"/>
                    <a:stretch>
                      <a:fillRect/>
                    </a:stretch>
                  </pic:blipFill>
                  <pic:spPr>
                    <a:xfrm>
                      <a:off x="0" y="0"/>
                      <a:ext cx="4854361" cy="2430991"/>
                    </a:xfrm>
                    <a:prstGeom prst="rect">
                      <a:avLst/>
                    </a:prstGeom>
                  </pic:spPr>
                </pic:pic>
              </a:graphicData>
            </a:graphic>
          </wp:inline>
        </w:drawing>
      </w:r>
    </w:p>
    <w:p w14:paraId="13E3445E" w14:textId="77777777" w:rsidR="003001E6" w:rsidRDefault="003001E6" w:rsidP="003001E6">
      <w:pPr>
        <w:shd w:val="clear" w:color="auto" w:fill="FFFFFF"/>
        <w:spacing w:before="100" w:beforeAutospacing="1" w:after="100" w:afterAutospacing="1" w:line="240" w:lineRule="auto"/>
        <w:jc w:val="left"/>
        <w:rPr>
          <w:rFonts w:ascii="Segoe UI" w:hAnsi="Segoe UI" w:cs="Segoe UI"/>
          <w:sz w:val="21"/>
          <w:szCs w:val="21"/>
        </w:rPr>
      </w:pPr>
    </w:p>
    <w:p w14:paraId="10C28113" w14:textId="77777777" w:rsidR="003001E6" w:rsidRDefault="003001E6" w:rsidP="003001E6">
      <w:r>
        <w:t xml:space="preserve"> </w:t>
      </w:r>
    </w:p>
    <w:p w14:paraId="10DE6EDA" w14:textId="77777777" w:rsidR="003001E6" w:rsidRPr="00247261" w:rsidRDefault="003001E6" w:rsidP="00247261">
      <w:pPr>
        <w:shd w:val="clear" w:color="auto" w:fill="FFFFFF"/>
        <w:spacing w:before="100" w:beforeAutospacing="1" w:after="100" w:afterAutospacing="1" w:line="240" w:lineRule="auto"/>
        <w:ind w:left="720" w:firstLine="720"/>
        <w:jc w:val="left"/>
        <w:rPr>
          <w:rFonts w:ascii="Segoe UI" w:hAnsi="Segoe UI" w:cs="Segoe UI"/>
          <w:b/>
          <w:bCs/>
          <w:sz w:val="23"/>
          <w:szCs w:val="23"/>
        </w:rPr>
      </w:pPr>
      <w:r w:rsidRPr="00247261">
        <w:rPr>
          <w:rFonts w:ascii="Segoe UI" w:hAnsi="Segoe UI" w:cs="Segoe UI"/>
          <w:b/>
          <w:bCs/>
          <w:sz w:val="23"/>
          <w:szCs w:val="23"/>
        </w:rPr>
        <w:t xml:space="preserve">Marital Status </w:t>
      </w:r>
    </w:p>
    <w:p w14:paraId="3EB5190E" w14:textId="5A707A64" w:rsidR="003001E6" w:rsidRPr="00247261" w:rsidRDefault="00247261" w:rsidP="003001E6">
      <w:r w:rsidRPr="00247261">
        <w:t>This was not a differentiator as it did</w:t>
      </w:r>
      <w:r>
        <w:t xml:space="preserve"> not</w:t>
      </w:r>
      <w:r w:rsidRPr="00247261">
        <w:t xml:space="preserve"> differ much per cluster  </w:t>
      </w:r>
    </w:p>
    <w:p w14:paraId="448EF14C" w14:textId="77777777" w:rsidR="003001E6" w:rsidRDefault="003001E6" w:rsidP="003001E6">
      <w:pPr>
        <w:rPr>
          <w:b/>
          <w:bCs/>
        </w:rPr>
      </w:pPr>
    </w:p>
    <w:p w14:paraId="3ACBC7D4" w14:textId="77777777" w:rsidR="003001E6" w:rsidRPr="003E3DC8" w:rsidRDefault="003001E6" w:rsidP="003001E6">
      <w:pPr>
        <w:rPr>
          <w:b/>
          <w:bCs/>
        </w:rPr>
      </w:pPr>
      <w:r w:rsidRPr="003E3DC8">
        <w:rPr>
          <w:b/>
          <w:bCs/>
          <w:noProof/>
        </w:rPr>
        <w:drawing>
          <wp:inline distT="0" distB="0" distL="0" distR="0" wp14:anchorId="2C6E7B57" wp14:editId="257E8C74">
            <wp:extent cx="4740051" cy="2453853"/>
            <wp:effectExtent l="0" t="0" r="3810" b="3810"/>
            <wp:docPr id="1974476709" name="Picture 197447670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9855" name="Picture 1" descr="Chart, bar chart&#10;&#10;Description automatically generated"/>
                    <pic:cNvPicPr/>
                  </pic:nvPicPr>
                  <pic:blipFill>
                    <a:blip r:embed="rId38"/>
                    <a:stretch>
                      <a:fillRect/>
                    </a:stretch>
                  </pic:blipFill>
                  <pic:spPr>
                    <a:xfrm>
                      <a:off x="0" y="0"/>
                      <a:ext cx="4740051" cy="2453853"/>
                    </a:xfrm>
                    <a:prstGeom prst="rect">
                      <a:avLst/>
                    </a:prstGeom>
                  </pic:spPr>
                </pic:pic>
              </a:graphicData>
            </a:graphic>
          </wp:inline>
        </w:drawing>
      </w:r>
    </w:p>
    <w:p w14:paraId="36BDD3FA" w14:textId="77777777" w:rsidR="003001E6" w:rsidRPr="00247261" w:rsidRDefault="003001E6" w:rsidP="003001E6">
      <w:pPr>
        <w:rPr>
          <w:b/>
          <w:bCs/>
        </w:rPr>
      </w:pPr>
    </w:p>
    <w:p w14:paraId="2B79EDFF" w14:textId="77777777" w:rsidR="003001E6" w:rsidRPr="00247261" w:rsidRDefault="003001E6" w:rsidP="00247261">
      <w:pPr>
        <w:shd w:val="clear" w:color="auto" w:fill="FFFFFF"/>
        <w:spacing w:before="100" w:beforeAutospacing="1" w:after="100" w:afterAutospacing="1" w:line="240" w:lineRule="auto"/>
        <w:ind w:left="720" w:firstLine="720"/>
        <w:jc w:val="left"/>
        <w:rPr>
          <w:rFonts w:ascii="Segoe UI" w:hAnsi="Segoe UI" w:cs="Segoe UI"/>
          <w:b/>
          <w:bCs/>
          <w:sz w:val="21"/>
          <w:szCs w:val="21"/>
        </w:rPr>
      </w:pPr>
      <w:r w:rsidRPr="00247261">
        <w:rPr>
          <w:rFonts w:ascii="Segoe UI" w:hAnsi="Segoe UI" w:cs="Segoe UI"/>
          <w:b/>
          <w:bCs/>
          <w:sz w:val="21"/>
          <w:szCs w:val="21"/>
        </w:rPr>
        <w:t xml:space="preserve">Number of Children </w:t>
      </w:r>
    </w:p>
    <w:p w14:paraId="7FAC10BF" w14:textId="77777777" w:rsidR="003001E6" w:rsidRPr="005F4551" w:rsidRDefault="003001E6" w:rsidP="003001E6">
      <w:pPr>
        <w:rPr>
          <w:rFonts w:ascii="Segoe UI" w:hAnsi="Segoe UI" w:cs="Segoe UI"/>
          <w:b/>
          <w:bCs/>
        </w:rPr>
      </w:pPr>
    </w:p>
    <w:p w14:paraId="070B69AC" w14:textId="776F2C9B" w:rsidR="003001E6" w:rsidRPr="005F4551" w:rsidRDefault="003001E6" w:rsidP="003001E6">
      <w:pPr>
        <w:pStyle w:val="NormalWeb"/>
        <w:shd w:val="clear" w:color="auto" w:fill="FFFFFF"/>
        <w:spacing w:before="0" w:beforeAutospacing="0" w:after="240" w:afterAutospacing="0"/>
        <w:rPr>
          <w:rFonts w:ascii="Segoe UI" w:hAnsi="Segoe UI" w:cs="Segoe UI"/>
          <w:sz w:val="22"/>
          <w:szCs w:val="22"/>
        </w:rPr>
      </w:pPr>
      <w:r w:rsidRPr="005F4551">
        <w:rPr>
          <w:rStyle w:val="Strong"/>
          <w:rFonts w:ascii="Segoe UI" w:eastAsiaTheme="majorEastAsia" w:hAnsi="Segoe UI" w:cs="Segoe UI"/>
          <w:sz w:val="22"/>
          <w:szCs w:val="22"/>
        </w:rPr>
        <w:t xml:space="preserve">Cluster Number of children </w:t>
      </w:r>
      <w:r w:rsidR="00247261" w:rsidRPr="005F4551">
        <w:rPr>
          <w:rStyle w:val="Strong"/>
          <w:rFonts w:ascii="Segoe UI" w:eastAsiaTheme="majorEastAsia" w:hAnsi="Segoe UI" w:cs="Segoe UI"/>
          <w:sz w:val="22"/>
          <w:szCs w:val="22"/>
        </w:rPr>
        <w:t>characteristics</w:t>
      </w:r>
      <w:r w:rsidRPr="005F4551">
        <w:rPr>
          <w:rStyle w:val="Strong"/>
          <w:rFonts w:ascii="Segoe UI" w:eastAsiaTheme="majorEastAsia" w:hAnsi="Segoe UI" w:cs="Segoe UI"/>
          <w:sz w:val="22"/>
          <w:szCs w:val="22"/>
        </w:rPr>
        <w:t>:</w:t>
      </w:r>
    </w:p>
    <w:p w14:paraId="5BE1AFBE" w14:textId="77777777" w:rsidR="003001E6" w:rsidRPr="005F4551" w:rsidRDefault="003001E6" w:rsidP="003001E6">
      <w:pPr>
        <w:numPr>
          <w:ilvl w:val="0"/>
          <w:numId w:val="21"/>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0 between 1 and 2 </w:t>
      </w:r>
      <w:proofErr w:type="gramStart"/>
      <w:r w:rsidRPr="005F4551">
        <w:rPr>
          <w:rFonts w:ascii="Segoe UI" w:hAnsi="Segoe UI" w:cs="Segoe UI"/>
        </w:rPr>
        <w:t>children;</w:t>
      </w:r>
      <w:proofErr w:type="gramEnd"/>
    </w:p>
    <w:p w14:paraId="7C1FF811" w14:textId="77777777" w:rsidR="003001E6" w:rsidRPr="005F4551" w:rsidRDefault="003001E6" w:rsidP="003001E6">
      <w:pPr>
        <w:numPr>
          <w:ilvl w:val="0"/>
          <w:numId w:val="21"/>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1 customers has in average 1 </w:t>
      </w:r>
      <w:proofErr w:type="gramStart"/>
      <w:r w:rsidRPr="005F4551">
        <w:rPr>
          <w:rFonts w:ascii="Segoe UI" w:hAnsi="Segoe UI" w:cs="Segoe UI"/>
        </w:rPr>
        <w:t>child;</w:t>
      </w:r>
      <w:proofErr w:type="gramEnd"/>
    </w:p>
    <w:p w14:paraId="717CA187" w14:textId="77777777" w:rsidR="003001E6" w:rsidRPr="005F4551" w:rsidRDefault="003001E6" w:rsidP="003001E6">
      <w:pPr>
        <w:numPr>
          <w:ilvl w:val="0"/>
          <w:numId w:val="21"/>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2 between 0 and 1 </w:t>
      </w:r>
      <w:proofErr w:type="gramStart"/>
      <w:r w:rsidRPr="005F4551">
        <w:rPr>
          <w:rFonts w:ascii="Segoe UI" w:hAnsi="Segoe UI" w:cs="Segoe UI"/>
        </w:rPr>
        <w:t>child;</w:t>
      </w:r>
      <w:proofErr w:type="gramEnd"/>
    </w:p>
    <w:p w14:paraId="554DB3E6" w14:textId="0F4AEC8C" w:rsidR="003001E6" w:rsidRPr="005F4551" w:rsidRDefault="003001E6" w:rsidP="003001E6">
      <w:pPr>
        <w:numPr>
          <w:ilvl w:val="0"/>
          <w:numId w:val="21"/>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Cluster 3 majority of customers </w:t>
      </w:r>
      <w:r w:rsidR="00E71D64">
        <w:rPr>
          <w:rFonts w:ascii="Segoe UI" w:hAnsi="Segoe UI" w:cs="Segoe UI"/>
        </w:rPr>
        <w:t>do</w:t>
      </w:r>
      <w:r w:rsidRPr="005F4551">
        <w:rPr>
          <w:rFonts w:ascii="Segoe UI" w:hAnsi="Segoe UI" w:cs="Segoe UI"/>
        </w:rPr>
        <w:t xml:space="preserve"> not have </w:t>
      </w:r>
      <w:proofErr w:type="gramStart"/>
      <w:r w:rsidRPr="005F4551">
        <w:rPr>
          <w:rFonts w:ascii="Segoe UI" w:hAnsi="Segoe UI" w:cs="Segoe UI"/>
        </w:rPr>
        <w:t>children;</w:t>
      </w:r>
      <w:proofErr w:type="gramEnd"/>
    </w:p>
    <w:p w14:paraId="20FB6223" w14:textId="77777777" w:rsidR="003001E6" w:rsidRPr="005F4551" w:rsidRDefault="003001E6" w:rsidP="003001E6">
      <w:pPr>
        <w:shd w:val="clear" w:color="auto" w:fill="FFFFFF"/>
        <w:spacing w:before="100" w:beforeAutospacing="1" w:after="100" w:afterAutospacing="1" w:line="240" w:lineRule="auto"/>
        <w:jc w:val="left"/>
        <w:rPr>
          <w:rFonts w:ascii="Segoe UI" w:hAnsi="Segoe UI" w:cs="Segoe UI"/>
        </w:rPr>
      </w:pPr>
    </w:p>
    <w:p w14:paraId="66F09B8D" w14:textId="7519E19C" w:rsidR="003001E6" w:rsidRPr="005F4551" w:rsidRDefault="003001E6" w:rsidP="00AB0A1C">
      <w:pPr>
        <w:pStyle w:val="Heading3"/>
        <w:rPr>
          <w:rFonts w:ascii="Segoe UI" w:hAnsi="Segoe UI" w:cs="Segoe UI"/>
          <w:b/>
          <w:bCs/>
          <w:sz w:val="22"/>
          <w:szCs w:val="22"/>
        </w:rPr>
      </w:pPr>
      <w:bookmarkStart w:id="64" w:name="_Toc134223213"/>
      <w:r w:rsidRPr="005F4551">
        <w:rPr>
          <w:rFonts w:ascii="Segoe UI" w:hAnsi="Segoe UI" w:cs="Segoe UI"/>
          <w:color w:val="808080"/>
          <w:sz w:val="22"/>
          <w:szCs w:val="22"/>
        </w:rPr>
        <w:t>Engagement</w:t>
      </w:r>
      <w:bookmarkEnd w:id="64"/>
      <w:r w:rsidRPr="005F4551">
        <w:rPr>
          <w:rFonts w:ascii="Segoe UI" w:hAnsi="Segoe UI" w:cs="Segoe UI"/>
          <w:color w:val="808080"/>
          <w:sz w:val="22"/>
          <w:szCs w:val="22"/>
        </w:rPr>
        <w:t xml:space="preserve"> </w:t>
      </w:r>
    </w:p>
    <w:p w14:paraId="42E57A20" w14:textId="5BF43A04" w:rsidR="003001E6" w:rsidRPr="005F4551" w:rsidRDefault="00AB0A1C" w:rsidP="003001E6">
      <w:p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 xml:space="preserve">The best performer was ‘Store Bought’ over </w:t>
      </w:r>
      <w:r w:rsidR="00E71D64">
        <w:rPr>
          <w:rFonts w:ascii="Segoe UI" w:hAnsi="Segoe UI" w:cs="Segoe UI"/>
        </w:rPr>
        <w:t xml:space="preserve">the </w:t>
      </w:r>
      <w:r w:rsidRPr="005F4551">
        <w:rPr>
          <w:rFonts w:ascii="Segoe UI" w:hAnsi="Segoe UI" w:cs="Segoe UI"/>
        </w:rPr>
        <w:t>web, catalogue</w:t>
      </w:r>
      <w:r w:rsidR="00E71D64">
        <w:rPr>
          <w:rFonts w:ascii="Segoe UI" w:hAnsi="Segoe UI" w:cs="Segoe UI"/>
        </w:rPr>
        <w:t>,</w:t>
      </w:r>
      <w:r w:rsidRPr="005F4551">
        <w:rPr>
          <w:rFonts w:ascii="Segoe UI" w:hAnsi="Segoe UI" w:cs="Segoe UI"/>
        </w:rPr>
        <w:t xml:space="preserve"> or deal purchases.  This would indicate that two strategies would need to be employed when considering Retention and Upsell / </w:t>
      </w:r>
      <w:r w:rsidR="00B615A7" w:rsidRPr="005F4551">
        <w:rPr>
          <w:rFonts w:ascii="Segoe UI" w:hAnsi="Segoe UI" w:cs="Segoe UI"/>
        </w:rPr>
        <w:t>Acquisition</w:t>
      </w:r>
      <w:r w:rsidRPr="005F4551">
        <w:rPr>
          <w:rFonts w:ascii="Segoe UI" w:hAnsi="Segoe UI" w:cs="Segoe UI"/>
        </w:rPr>
        <w:t xml:space="preserve"> </w:t>
      </w:r>
    </w:p>
    <w:p w14:paraId="788AF058" w14:textId="77777777" w:rsidR="003001E6" w:rsidRDefault="003001E6" w:rsidP="003001E6">
      <w:pPr>
        <w:shd w:val="clear" w:color="auto" w:fill="FFFFFF"/>
        <w:spacing w:before="100" w:beforeAutospacing="1" w:after="100" w:afterAutospacing="1" w:line="240" w:lineRule="auto"/>
        <w:jc w:val="left"/>
        <w:rPr>
          <w:rFonts w:ascii="Segoe UI" w:hAnsi="Segoe UI" w:cs="Segoe UI"/>
          <w:sz w:val="21"/>
          <w:szCs w:val="21"/>
        </w:rPr>
      </w:pPr>
      <w:r w:rsidRPr="003E3DC8">
        <w:rPr>
          <w:rFonts w:ascii="Segoe UI" w:hAnsi="Segoe UI" w:cs="Segoe UI"/>
          <w:noProof/>
          <w:sz w:val="21"/>
          <w:szCs w:val="21"/>
        </w:rPr>
        <w:drawing>
          <wp:inline distT="0" distB="0" distL="0" distR="0" wp14:anchorId="02DEFB70" wp14:editId="3F609B21">
            <wp:extent cx="4618120" cy="2651990"/>
            <wp:effectExtent l="0" t="0" r="0" b="0"/>
            <wp:docPr id="988184513" name="Picture 9881845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3631" name="Picture 1" descr="Chart, bar chart&#10;&#10;Description automatically generated"/>
                    <pic:cNvPicPr/>
                  </pic:nvPicPr>
                  <pic:blipFill>
                    <a:blip r:embed="rId39"/>
                    <a:stretch>
                      <a:fillRect/>
                    </a:stretch>
                  </pic:blipFill>
                  <pic:spPr>
                    <a:xfrm>
                      <a:off x="0" y="0"/>
                      <a:ext cx="4618120" cy="2651990"/>
                    </a:xfrm>
                    <a:prstGeom prst="rect">
                      <a:avLst/>
                    </a:prstGeom>
                  </pic:spPr>
                </pic:pic>
              </a:graphicData>
            </a:graphic>
          </wp:inline>
        </w:drawing>
      </w:r>
    </w:p>
    <w:p w14:paraId="05334E31" w14:textId="77777777" w:rsidR="003001E6" w:rsidRDefault="003001E6" w:rsidP="003001E6">
      <w:pPr>
        <w:shd w:val="clear" w:color="auto" w:fill="FFFFFF"/>
        <w:spacing w:before="100" w:beforeAutospacing="1" w:after="100" w:afterAutospacing="1" w:line="240" w:lineRule="auto"/>
        <w:jc w:val="left"/>
        <w:rPr>
          <w:rFonts w:ascii="Segoe UI" w:hAnsi="Segoe UI" w:cs="Segoe UI"/>
          <w:sz w:val="21"/>
          <w:szCs w:val="21"/>
        </w:rPr>
      </w:pPr>
    </w:p>
    <w:p w14:paraId="1C4B68C6" w14:textId="77777777" w:rsidR="003001E6" w:rsidRDefault="003001E6" w:rsidP="003001E6">
      <w:pPr>
        <w:shd w:val="clear" w:color="auto" w:fill="FFFFFF"/>
        <w:spacing w:before="100" w:beforeAutospacing="1" w:after="100" w:afterAutospacing="1" w:line="240" w:lineRule="auto"/>
        <w:jc w:val="left"/>
        <w:rPr>
          <w:rFonts w:ascii="Segoe UI" w:hAnsi="Segoe UI" w:cs="Segoe UI"/>
          <w:sz w:val="21"/>
          <w:szCs w:val="21"/>
        </w:rPr>
      </w:pPr>
      <w:r>
        <w:rPr>
          <w:rFonts w:ascii="Segoe UI" w:hAnsi="Segoe UI" w:cs="Segoe UI"/>
          <w:sz w:val="21"/>
          <w:szCs w:val="21"/>
        </w:rPr>
        <w:t xml:space="preserve">The main sales channel is in store </w:t>
      </w:r>
    </w:p>
    <w:p w14:paraId="13FF2589" w14:textId="77777777" w:rsidR="003001E6" w:rsidRDefault="003001E6" w:rsidP="003001E6">
      <w:pPr>
        <w:shd w:val="clear" w:color="auto" w:fill="FFFFFF"/>
        <w:spacing w:before="100" w:beforeAutospacing="1" w:after="100" w:afterAutospacing="1" w:line="240" w:lineRule="auto"/>
        <w:jc w:val="left"/>
        <w:rPr>
          <w:rFonts w:ascii="Segoe UI" w:hAnsi="Segoe UI" w:cs="Segoe UI"/>
          <w:sz w:val="21"/>
          <w:szCs w:val="21"/>
        </w:rPr>
      </w:pPr>
    </w:p>
    <w:p w14:paraId="3E4FB5B0" w14:textId="77777777" w:rsidR="003001E6" w:rsidRDefault="003001E6" w:rsidP="003001E6">
      <w:pPr>
        <w:shd w:val="clear" w:color="auto" w:fill="FFFFFF"/>
        <w:spacing w:before="100" w:beforeAutospacing="1" w:after="100" w:afterAutospacing="1" w:line="240" w:lineRule="auto"/>
        <w:jc w:val="left"/>
        <w:rPr>
          <w:rFonts w:ascii="Segoe UI" w:hAnsi="Segoe UI" w:cs="Segoe UI"/>
          <w:sz w:val="21"/>
          <w:szCs w:val="21"/>
        </w:rPr>
      </w:pPr>
      <w:r w:rsidRPr="003E3DC8">
        <w:rPr>
          <w:rFonts w:ascii="Segoe UI" w:hAnsi="Segoe UI" w:cs="Segoe UI"/>
          <w:noProof/>
          <w:sz w:val="21"/>
          <w:szCs w:val="21"/>
        </w:rPr>
        <w:lastRenderedPageBreak/>
        <w:drawing>
          <wp:inline distT="0" distB="0" distL="0" distR="0" wp14:anchorId="782C179B" wp14:editId="4E928540">
            <wp:extent cx="4480948" cy="2751058"/>
            <wp:effectExtent l="0" t="0" r="0" b="0"/>
            <wp:docPr id="655363706" name="Picture 65536370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37202" name="Picture 1" descr="Chart, bar chart, histogram&#10;&#10;Description automatically generated"/>
                    <pic:cNvPicPr/>
                  </pic:nvPicPr>
                  <pic:blipFill>
                    <a:blip r:embed="rId40"/>
                    <a:stretch>
                      <a:fillRect/>
                    </a:stretch>
                  </pic:blipFill>
                  <pic:spPr>
                    <a:xfrm>
                      <a:off x="0" y="0"/>
                      <a:ext cx="4480948" cy="2751058"/>
                    </a:xfrm>
                    <a:prstGeom prst="rect">
                      <a:avLst/>
                    </a:prstGeom>
                  </pic:spPr>
                </pic:pic>
              </a:graphicData>
            </a:graphic>
          </wp:inline>
        </w:drawing>
      </w:r>
    </w:p>
    <w:p w14:paraId="12F9EE44" w14:textId="77777777" w:rsidR="003001E6" w:rsidRDefault="003001E6" w:rsidP="003001E6">
      <w:pPr>
        <w:shd w:val="clear" w:color="auto" w:fill="FFFFFF"/>
        <w:spacing w:before="100" w:beforeAutospacing="1" w:after="100" w:afterAutospacing="1" w:line="240" w:lineRule="auto"/>
        <w:jc w:val="left"/>
        <w:rPr>
          <w:rFonts w:ascii="Segoe UI" w:hAnsi="Segoe UI" w:cs="Segoe UI"/>
          <w:sz w:val="21"/>
          <w:szCs w:val="21"/>
        </w:rPr>
      </w:pPr>
    </w:p>
    <w:p w14:paraId="19366B91" w14:textId="38E1FA6A" w:rsidR="003001E6" w:rsidRDefault="00E71D64" w:rsidP="003001E6">
      <w:pPr>
        <w:shd w:val="clear" w:color="auto" w:fill="FFFFFF"/>
        <w:spacing w:before="100" w:beforeAutospacing="1" w:after="100" w:afterAutospacing="1" w:line="240" w:lineRule="auto"/>
        <w:jc w:val="left"/>
        <w:rPr>
          <w:rFonts w:ascii="Segoe UI" w:hAnsi="Segoe UI" w:cs="Segoe UI"/>
          <w:sz w:val="21"/>
          <w:szCs w:val="21"/>
        </w:rPr>
      </w:pPr>
      <w:r>
        <w:rPr>
          <w:rFonts w:ascii="Segoe UI" w:hAnsi="Segoe UI" w:cs="Segoe UI"/>
          <w:sz w:val="21"/>
          <w:szCs w:val="21"/>
        </w:rPr>
        <w:t>The gold</w:t>
      </w:r>
      <w:r w:rsidR="003001E6">
        <w:rPr>
          <w:rFonts w:ascii="Segoe UI" w:hAnsi="Segoe UI" w:cs="Segoe UI"/>
          <w:sz w:val="21"/>
          <w:szCs w:val="21"/>
        </w:rPr>
        <w:t xml:space="preserve"> category outperformed other categories </w:t>
      </w:r>
    </w:p>
    <w:p w14:paraId="57C94A61" w14:textId="77777777" w:rsidR="003001E6" w:rsidRDefault="003001E6" w:rsidP="003001E6">
      <w:pPr>
        <w:shd w:val="clear" w:color="auto" w:fill="FFFFFF"/>
        <w:spacing w:before="100" w:beforeAutospacing="1" w:after="100" w:afterAutospacing="1" w:line="240" w:lineRule="auto"/>
        <w:jc w:val="left"/>
        <w:rPr>
          <w:rFonts w:ascii="Segoe UI" w:hAnsi="Segoe UI" w:cs="Segoe UI"/>
          <w:sz w:val="21"/>
          <w:szCs w:val="21"/>
        </w:rPr>
      </w:pPr>
    </w:p>
    <w:p w14:paraId="603747A0" w14:textId="77777777" w:rsidR="003001E6" w:rsidRDefault="003001E6" w:rsidP="003001E6">
      <w:pPr>
        <w:shd w:val="clear" w:color="auto" w:fill="FFFFFF"/>
        <w:spacing w:before="100" w:beforeAutospacing="1" w:after="100" w:afterAutospacing="1" w:line="240" w:lineRule="auto"/>
        <w:jc w:val="left"/>
        <w:rPr>
          <w:rFonts w:ascii="Segoe UI" w:hAnsi="Segoe UI" w:cs="Segoe UI"/>
          <w:sz w:val="21"/>
          <w:szCs w:val="21"/>
        </w:rPr>
      </w:pPr>
      <w:r w:rsidRPr="003E3DC8">
        <w:rPr>
          <w:rFonts w:ascii="Segoe UI" w:hAnsi="Segoe UI" w:cs="Segoe UI"/>
          <w:noProof/>
          <w:sz w:val="21"/>
          <w:szCs w:val="21"/>
        </w:rPr>
        <w:drawing>
          <wp:inline distT="0" distB="0" distL="0" distR="0" wp14:anchorId="660ED079" wp14:editId="6160A532">
            <wp:extent cx="4961050" cy="2621507"/>
            <wp:effectExtent l="0" t="0" r="0" b="7620"/>
            <wp:docPr id="996060345" name="Picture 9960603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75918" name="Picture 1" descr="Chart&#10;&#10;Description automatically generated"/>
                    <pic:cNvPicPr/>
                  </pic:nvPicPr>
                  <pic:blipFill>
                    <a:blip r:embed="rId41"/>
                    <a:stretch>
                      <a:fillRect/>
                    </a:stretch>
                  </pic:blipFill>
                  <pic:spPr>
                    <a:xfrm>
                      <a:off x="0" y="0"/>
                      <a:ext cx="4961050" cy="2621507"/>
                    </a:xfrm>
                    <a:prstGeom prst="rect">
                      <a:avLst/>
                    </a:prstGeom>
                  </pic:spPr>
                </pic:pic>
              </a:graphicData>
            </a:graphic>
          </wp:inline>
        </w:drawing>
      </w:r>
    </w:p>
    <w:p w14:paraId="0A37DCEA" w14:textId="77777777" w:rsidR="003001E6" w:rsidRDefault="003001E6"/>
    <w:p w14:paraId="4DB7BF7E" w14:textId="77777777" w:rsidR="00D4783B" w:rsidRDefault="00D4783B"/>
    <w:p w14:paraId="48BDBD31" w14:textId="0153BCF7" w:rsidR="00DC50B8" w:rsidRDefault="003E3DC8" w:rsidP="00DC50B8">
      <w:pPr>
        <w:pStyle w:val="Heading2"/>
        <w:numPr>
          <w:ilvl w:val="3"/>
          <w:numId w:val="3"/>
        </w:numPr>
        <w:ind w:left="426"/>
        <w:rPr>
          <w:color w:val="808080"/>
        </w:rPr>
      </w:pPr>
      <w:bookmarkStart w:id="65" w:name="_Toc134223214"/>
      <w:r w:rsidRPr="006A201F">
        <w:rPr>
          <w:color w:val="808080"/>
        </w:rPr>
        <w:t>Next Step</w:t>
      </w:r>
      <w:r w:rsidR="00C1370B">
        <w:rPr>
          <w:color w:val="808080"/>
        </w:rPr>
        <w:t>s</w:t>
      </w:r>
      <w:bookmarkEnd w:id="65"/>
    </w:p>
    <w:p w14:paraId="7AED870C" w14:textId="77777777" w:rsidR="00DC50B8" w:rsidRDefault="00DC50B8" w:rsidP="00DC50B8"/>
    <w:p w14:paraId="3A3BA0E3" w14:textId="7FA3C99F" w:rsidR="00DC50B8" w:rsidRPr="0076052C" w:rsidRDefault="00DC50B8" w:rsidP="00DC50B8">
      <w:pPr>
        <w:pStyle w:val="Heading3"/>
        <w:rPr>
          <w:color w:val="808080"/>
          <w:sz w:val="32"/>
          <w:szCs w:val="32"/>
        </w:rPr>
      </w:pPr>
      <w:bookmarkStart w:id="66" w:name="_Toc134223215"/>
      <w:r w:rsidRPr="0076052C">
        <w:rPr>
          <w:color w:val="808080"/>
          <w:sz w:val="32"/>
          <w:szCs w:val="32"/>
        </w:rPr>
        <w:t>Customer Profiling for Marketing and Sales</w:t>
      </w:r>
      <w:bookmarkEnd w:id="66"/>
      <w:r w:rsidRPr="0076052C">
        <w:rPr>
          <w:color w:val="808080"/>
          <w:sz w:val="32"/>
          <w:szCs w:val="32"/>
        </w:rPr>
        <w:t xml:space="preserve"> </w:t>
      </w:r>
    </w:p>
    <w:p w14:paraId="075B5F12" w14:textId="77777777" w:rsidR="00DC50B8" w:rsidRPr="00DC50B8" w:rsidRDefault="00DC50B8" w:rsidP="00DC50B8"/>
    <w:p w14:paraId="6964AC9B" w14:textId="01F5A1EB" w:rsidR="003E3DC8" w:rsidRPr="005F4551" w:rsidRDefault="00C1370B" w:rsidP="00DC50B8">
      <w:pPr>
        <w:rPr>
          <w:rFonts w:ascii="Segoe UI" w:hAnsi="Segoe UI" w:cs="Segoe UI"/>
        </w:rPr>
      </w:pPr>
      <w:r w:rsidRPr="005F4551">
        <w:rPr>
          <w:rStyle w:val="Strong"/>
          <w:rFonts w:ascii="Segoe UI" w:hAnsi="Segoe UI" w:cs="Segoe UI"/>
        </w:rPr>
        <w:t>Budgeting</w:t>
      </w:r>
      <w:r w:rsidR="003E3DC8" w:rsidRPr="005F4551">
        <w:rPr>
          <w:rStyle w:val="Strong"/>
          <w:rFonts w:ascii="Segoe UI" w:hAnsi="Segoe UI" w:cs="Segoe UI"/>
        </w:rPr>
        <w:t xml:space="preserve"> Families</w:t>
      </w:r>
      <w:r w:rsidR="003E3DC8" w:rsidRPr="005F4551">
        <w:rPr>
          <w:rFonts w:ascii="Segoe UI" w:hAnsi="Segoe UI" w:cs="Segoe UI"/>
        </w:rPr>
        <w:t> </w:t>
      </w:r>
    </w:p>
    <w:p w14:paraId="2C05332B" w14:textId="3C8048DE" w:rsidR="00A51B95" w:rsidRPr="005F4551" w:rsidRDefault="00A51B95" w:rsidP="00C1370B">
      <w:pPr>
        <w:pStyle w:val="NormalWeb"/>
        <w:numPr>
          <w:ilvl w:val="0"/>
          <w:numId w:val="22"/>
        </w:numPr>
        <w:shd w:val="clear" w:color="auto" w:fill="FFFFFF"/>
        <w:tabs>
          <w:tab w:val="clear" w:pos="720"/>
        </w:tabs>
        <w:spacing w:before="0" w:beforeAutospacing="0" w:after="240" w:afterAutospacing="0"/>
        <w:rPr>
          <w:rFonts w:ascii="Segoe UI" w:hAnsi="Segoe UI" w:cs="Segoe UI"/>
          <w:sz w:val="22"/>
          <w:szCs w:val="22"/>
        </w:rPr>
      </w:pPr>
      <w:r w:rsidRPr="005F4551">
        <w:rPr>
          <w:rFonts w:ascii="Segoe UI" w:eastAsia="Quattrocento Sans" w:hAnsi="Segoe UI" w:cs="Segoe UI"/>
          <w:sz w:val="22"/>
          <w:szCs w:val="22"/>
          <w:lang w:val="en"/>
        </w:rPr>
        <w:t xml:space="preserve">Focus on campaigns that stress the value and affordability of items; Offer family-friendly products and services, as </w:t>
      </w:r>
      <w:proofErr w:type="gramStart"/>
      <w:r w:rsidRPr="005F4551">
        <w:rPr>
          <w:rFonts w:ascii="Segoe UI" w:eastAsia="Quattrocento Sans" w:hAnsi="Segoe UI" w:cs="Segoe UI"/>
          <w:sz w:val="22"/>
          <w:szCs w:val="22"/>
          <w:lang w:val="en"/>
        </w:rPr>
        <w:t>the majority of</w:t>
      </w:r>
      <w:proofErr w:type="gramEnd"/>
      <w:r w:rsidRPr="005F4551">
        <w:rPr>
          <w:rFonts w:ascii="Segoe UI" w:eastAsia="Quattrocento Sans" w:hAnsi="Segoe UI" w:cs="Segoe UI"/>
          <w:sz w:val="22"/>
          <w:szCs w:val="22"/>
          <w:lang w:val="en"/>
        </w:rPr>
        <w:t xml:space="preserve"> this cluster has 1-2 </w:t>
      </w:r>
      <w:r w:rsidR="00E71D64">
        <w:rPr>
          <w:rFonts w:ascii="Segoe UI" w:eastAsia="Quattrocento Sans" w:hAnsi="Segoe UI" w:cs="Segoe UI"/>
          <w:sz w:val="22"/>
          <w:szCs w:val="22"/>
          <w:lang w:val="en"/>
        </w:rPr>
        <w:t>Children</w:t>
      </w:r>
    </w:p>
    <w:p w14:paraId="2D7CA35D" w14:textId="5FE57EDE" w:rsidR="00A51B95" w:rsidRPr="005F4551" w:rsidRDefault="00A51B95" w:rsidP="00C1370B">
      <w:pPr>
        <w:pStyle w:val="NormalWeb"/>
        <w:numPr>
          <w:ilvl w:val="0"/>
          <w:numId w:val="22"/>
        </w:numPr>
        <w:shd w:val="clear" w:color="auto" w:fill="FFFFFF"/>
        <w:tabs>
          <w:tab w:val="clear" w:pos="720"/>
        </w:tabs>
        <w:spacing w:before="0" w:beforeAutospacing="0" w:after="240" w:afterAutospacing="0"/>
        <w:rPr>
          <w:rFonts w:ascii="Segoe UI" w:eastAsia="Quattrocento Sans" w:hAnsi="Segoe UI" w:cs="Segoe UI"/>
          <w:sz w:val="22"/>
          <w:szCs w:val="22"/>
          <w:lang w:val="en"/>
        </w:rPr>
      </w:pPr>
      <w:r w:rsidRPr="005F4551">
        <w:rPr>
          <w:rFonts w:ascii="Segoe UI" w:eastAsia="Quattrocento Sans" w:hAnsi="Segoe UI" w:cs="Segoe UI"/>
          <w:sz w:val="22"/>
          <w:szCs w:val="22"/>
          <w:lang w:val="en"/>
        </w:rPr>
        <w:t xml:space="preserve">Upsell through online advertisement, promotions, and discounts to drive </w:t>
      </w:r>
      <w:r w:rsidR="00B615A7" w:rsidRPr="005F4551">
        <w:rPr>
          <w:rFonts w:ascii="Segoe UI" w:eastAsia="Quattrocento Sans" w:hAnsi="Segoe UI" w:cs="Segoe UI"/>
          <w:sz w:val="22"/>
          <w:szCs w:val="22"/>
          <w:lang w:val="en"/>
        </w:rPr>
        <w:t>additional spending</w:t>
      </w:r>
      <w:r w:rsidRPr="005F4551">
        <w:rPr>
          <w:rFonts w:ascii="Segoe UI" w:eastAsia="Quattrocento Sans" w:hAnsi="Segoe UI" w:cs="Segoe UI"/>
          <w:sz w:val="22"/>
          <w:szCs w:val="22"/>
          <w:lang w:val="en"/>
        </w:rPr>
        <w:t xml:space="preserve"> in-store</w:t>
      </w:r>
    </w:p>
    <w:p w14:paraId="11949CCF" w14:textId="214BA46E" w:rsidR="003E3DC8" w:rsidRPr="005F4551" w:rsidRDefault="00A51B95" w:rsidP="00DC50B8">
      <w:pPr>
        <w:rPr>
          <w:rStyle w:val="Strong"/>
        </w:rPr>
      </w:pPr>
      <w:r w:rsidRPr="005F4551">
        <w:rPr>
          <w:rStyle w:val="Strong"/>
          <w:rFonts w:ascii="Segoe UI" w:eastAsiaTheme="majorEastAsia" w:hAnsi="Segoe UI" w:cs="Segoe UI"/>
        </w:rPr>
        <w:t>GenZ</w:t>
      </w:r>
      <w:r w:rsidR="003E3DC8" w:rsidRPr="005F4551">
        <w:rPr>
          <w:rStyle w:val="Strong"/>
          <w:rFonts w:ascii="Segoe UI" w:eastAsiaTheme="majorEastAsia" w:hAnsi="Segoe UI" w:cs="Segoe UI"/>
        </w:rPr>
        <w:t xml:space="preserve"> Savers</w:t>
      </w:r>
    </w:p>
    <w:p w14:paraId="4C5B13FC" w14:textId="5D1A96D1" w:rsidR="00C1370B" w:rsidRPr="005F4551" w:rsidRDefault="00A51B95" w:rsidP="00C1370B">
      <w:pPr>
        <w:pStyle w:val="ListParagraph"/>
        <w:numPr>
          <w:ilvl w:val="0"/>
          <w:numId w:val="22"/>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Provide specials and deals that are pocket-friendly because people in this group have low incomes and frugal purchasing patterns</w:t>
      </w:r>
    </w:p>
    <w:p w14:paraId="2FEA56B5" w14:textId="77777777" w:rsidR="00C1370B" w:rsidRPr="005F4551" w:rsidRDefault="00C1370B" w:rsidP="00C1370B">
      <w:pPr>
        <w:pStyle w:val="ListParagraph"/>
        <w:shd w:val="clear" w:color="auto" w:fill="FFFFFF"/>
        <w:spacing w:before="100" w:beforeAutospacing="1" w:after="100" w:afterAutospacing="1" w:line="240" w:lineRule="auto"/>
        <w:jc w:val="left"/>
        <w:rPr>
          <w:rFonts w:ascii="Segoe UI" w:hAnsi="Segoe UI" w:cs="Segoe UI"/>
        </w:rPr>
      </w:pPr>
    </w:p>
    <w:p w14:paraId="7F9CC2B4" w14:textId="77777777" w:rsidR="00C1370B" w:rsidRPr="005F4551" w:rsidRDefault="00A51B95" w:rsidP="00C1370B">
      <w:pPr>
        <w:pStyle w:val="ListParagraph"/>
        <w:numPr>
          <w:ilvl w:val="0"/>
          <w:numId w:val="22"/>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Create marketing efforts that promote the convenience and enjoyment of shopping in-store and are geared toward younger consumers</w:t>
      </w:r>
    </w:p>
    <w:p w14:paraId="3BE67624" w14:textId="77777777" w:rsidR="00C1370B" w:rsidRPr="00C1370B" w:rsidRDefault="00C1370B" w:rsidP="00C1370B">
      <w:pPr>
        <w:pStyle w:val="ListParagraph"/>
        <w:rPr>
          <w:rFonts w:ascii="Segoe UI" w:hAnsi="Segoe UI" w:cs="Segoe UI"/>
          <w:sz w:val="21"/>
          <w:szCs w:val="21"/>
        </w:rPr>
      </w:pPr>
    </w:p>
    <w:p w14:paraId="6F71CAC3" w14:textId="434D17F4" w:rsidR="003E3DC8" w:rsidRPr="005F4551" w:rsidRDefault="00A51B95" w:rsidP="00C1370B">
      <w:pPr>
        <w:pStyle w:val="ListParagraph"/>
        <w:numPr>
          <w:ilvl w:val="0"/>
          <w:numId w:val="22"/>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Examine providing goods and services in the areas of technology, fashion, and entertainment that are tailored to the wants and needs of young adults.</w:t>
      </w:r>
    </w:p>
    <w:p w14:paraId="5E2B4EAC" w14:textId="77777777" w:rsidR="00A51B95" w:rsidRPr="005F4551" w:rsidRDefault="00A51B95" w:rsidP="00C1370B">
      <w:pPr>
        <w:shd w:val="clear" w:color="auto" w:fill="FFFFFF"/>
        <w:spacing w:before="100" w:beforeAutospacing="1" w:after="100" w:afterAutospacing="1" w:line="240" w:lineRule="auto"/>
        <w:ind w:left="1440"/>
        <w:jc w:val="left"/>
        <w:rPr>
          <w:rFonts w:ascii="Segoe UI" w:hAnsi="Segoe UI" w:cs="Segoe UI"/>
        </w:rPr>
      </w:pPr>
    </w:p>
    <w:p w14:paraId="7194DD5F" w14:textId="3DC44AEF" w:rsidR="003E3DC8" w:rsidRPr="005F4551" w:rsidRDefault="00A51B95" w:rsidP="00DC50B8">
      <w:pPr>
        <w:rPr>
          <w:rStyle w:val="Strong"/>
        </w:rPr>
      </w:pPr>
      <w:r w:rsidRPr="005F4551">
        <w:rPr>
          <w:rStyle w:val="Strong"/>
          <w:rFonts w:ascii="Segoe UI" w:hAnsi="Segoe UI" w:cs="Segoe UI"/>
        </w:rPr>
        <w:t xml:space="preserve">Secure Older Adults </w:t>
      </w:r>
    </w:p>
    <w:p w14:paraId="549989E3" w14:textId="77777777" w:rsidR="00C1370B" w:rsidRPr="005F4551" w:rsidRDefault="00C1370B" w:rsidP="00C1370B">
      <w:pPr>
        <w:shd w:val="clear" w:color="auto" w:fill="FFFFFF"/>
        <w:spacing w:before="100" w:beforeAutospacing="1" w:after="100" w:afterAutospacing="1" w:line="240" w:lineRule="auto"/>
        <w:ind w:left="360"/>
        <w:jc w:val="left"/>
        <w:rPr>
          <w:rFonts w:ascii="Segoe UI" w:hAnsi="Segoe UI" w:cs="Segoe UI"/>
        </w:rPr>
      </w:pPr>
    </w:p>
    <w:p w14:paraId="3A843711" w14:textId="77777777" w:rsidR="00C1370B" w:rsidRPr="005F4551" w:rsidRDefault="00A51B95" w:rsidP="00C1370B">
      <w:pPr>
        <w:pStyle w:val="ListParagraph"/>
        <w:numPr>
          <w:ilvl w:val="0"/>
          <w:numId w:val="23"/>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As this demographic has average to high income and spending habits, create marketing campaigns that emphasize the quality and dependability of products and are geared toward older consumers</w:t>
      </w:r>
    </w:p>
    <w:p w14:paraId="4F64B170" w14:textId="77777777" w:rsidR="00C1370B" w:rsidRPr="005F4551" w:rsidRDefault="00C1370B" w:rsidP="00C1370B">
      <w:pPr>
        <w:pStyle w:val="ListParagraph"/>
        <w:shd w:val="clear" w:color="auto" w:fill="FFFFFF"/>
        <w:spacing w:before="100" w:beforeAutospacing="1" w:after="100" w:afterAutospacing="1" w:line="240" w:lineRule="auto"/>
        <w:jc w:val="left"/>
        <w:rPr>
          <w:rFonts w:ascii="Segoe UI" w:hAnsi="Segoe UI" w:cs="Segoe UI"/>
        </w:rPr>
      </w:pPr>
    </w:p>
    <w:p w14:paraId="69655522" w14:textId="77777777" w:rsidR="00C1370B" w:rsidRPr="005F4551" w:rsidRDefault="003E3DC8" w:rsidP="00C1370B">
      <w:pPr>
        <w:pStyle w:val="ListParagraph"/>
        <w:numPr>
          <w:ilvl w:val="0"/>
          <w:numId w:val="23"/>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Consider</w:t>
      </w:r>
      <w:r w:rsidR="00A51B95" w:rsidRPr="005F4551">
        <w:rPr>
          <w:rFonts w:ascii="Segoe UI" w:hAnsi="Segoe UI" w:cs="Segoe UI"/>
        </w:rPr>
        <w:t xml:space="preserve"> providing discounts and promotions that appeal to clients who prefer making purchases online</w:t>
      </w:r>
    </w:p>
    <w:p w14:paraId="6F7FF4D5" w14:textId="77777777" w:rsidR="00C1370B" w:rsidRPr="005F4551" w:rsidRDefault="00C1370B" w:rsidP="00C1370B">
      <w:pPr>
        <w:pStyle w:val="ListParagraph"/>
        <w:rPr>
          <w:rFonts w:ascii="Segoe UI" w:hAnsi="Segoe UI" w:cs="Segoe UI"/>
        </w:rPr>
      </w:pPr>
    </w:p>
    <w:p w14:paraId="06323D1E" w14:textId="3073E6AD" w:rsidR="00A51B95" w:rsidRPr="005F4551" w:rsidRDefault="00A51B95" w:rsidP="00C1370B">
      <w:pPr>
        <w:pStyle w:val="ListParagraph"/>
        <w:numPr>
          <w:ilvl w:val="0"/>
          <w:numId w:val="23"/>
        </w:numPr>
        <w:shd w:val="clear" w:color="auto" w:fill="FFFFFF"/>
        <w:spacing w:before="100" w:beforeAutospacing="1" w:after="100" w:afterAutospacing="1" w:line="240" w:lineRule="auto"/>
        <w:jc w:val="left"/>
        <w:rPr>
          <w:rFonts w:ascii="Segoe UI" w:hAnsi="Segoe UI" w:cs="Segoe UI"/>
        </w:rPr>
      </w:pPr>
      <w:r w:rsidRPr="005F4551">
        <w:rPr>
          <w:rFonts w:ascii="Segoe UI" w:hAnsi="Segoe UI" w:cs="Segoe UI"/>
        </w:rPr>
        <w:t>Provide goods and services that are geared toward the wants and needs of senior citizens, such as travel, recreation, and health and wellbeing</w:t>
      </w:r>
    </w:p>
    <w:p w14:paraId="39E413AA" w14:textId="41463A4E" w:rsidR="00C1370B" w:rsidRPr="005F4551" w:rsidRDefault="00E71D64" w:rsidP="00DC50B8">
      <w:pPr>
        <w:rPr>
          <w:rStyle w:val="Strong"/>
        </w:rPr>
      </w:pPr>
      <w:r>
        <w:rPr>
          <w:rStyle w:val="Strong"/>
          <w:rFonts w:ascii="Segoe UI" w:hAnsi="Segoe UI" w:cs="Segoe UI"/>
        </w:rPr>
        <w:t>High-Income</w:t>
      </w:r>
      <w:r w:rsidR="003E3DC8" w:rsidRPr="005F4551">
        <w:rPr>
          <w:rStyle w:val="Strong"/>
          <w:rFonts w:ascii="Segoe UI" w:hAnsi="Segoe UI" w:cs="Segoe UI"/>
        </w:rPr>
        <w:t xml:space="preserve"> Singles</w:t>
      </w:r>
      <w:r w:rsidR="003E3DC8" w:rsidRPr="005F4551">
        <w:rPr>
          <w:rStyle w:val="Strong"/>
        </w:rPr>
        <w:t> </w:t>
      </w:r>
    </w:p>
    <w:p w14:paraId="0116B183" w14:textId="77777777" w:rsidR="00C1370B" w:rsidRPr="005F4551" w:rsidRDefault="00C1370B" w:rsidP="00C1370B"/>
    <w:p w14:paraId="4C1216CF" w14:textId="77777777" w:rsidR="00C1370B" w:rsidRPr="005F4551" w:rsidRDefault="00E921A7" w:rsidP="00C1370B">
      <w:pPr>
        <w:pStyle w:val="ListParagraph"/>
        <w:numPr>
          <w:ilvl w:val="0"/>
          <w:numId w:val="23"/>
        </w:numPr>
        <w:rPr>
          <w:rFonts w:ascii="Segoe UI Semibold" w:hAnsi="Segoe UI Semibold" w:cs="Segoe UI Semibold"/>
          <w:b/>
          <w:bCs/>
        </w:rPr>
      </w:pPr>
      <w:r w:rsidRPr="005F4551">
        <w:rPr>
          <w:rFonts w:ascii="Segoe UI" w:hAnsi="Segoe UI" w:cs="Segoe UI"/>
        </w:rPr>
        <w:t>These are our top clients. To appeal to this cluster's high spending tendencies, emphasize the exclusivity and elegance of the products</w:t>
      </w:r>
    </w:p>
    <w:p w14:paraId="7B2DA9E7" w14:textId="77777777" w:rsidR="00C1370B" w:rsidRPr="005F4551" w:rsidRDefault="00C1370B" w:rsidP="00C1370B">
      <w:pPr>
        <w:pStyle w:val="ListParagraph"/>
        <w:rPr>
          <w:rFonts w:ascii="Segoe UI Semibold" w:hAnsi="Segoe UI Semibold" w:cs="Segoe UI Semibold"/>
          <w:b/>
          <w:bCs/>
        </w:rPr>
      </w:pPr>
    </w:p>
    <w:p w14:paraId="268BD8F2" w14:textId="77777777" w:rsidR="00C1370B" w:rsidRPr="005F4551" w:rsidRDefault="00E921A7" w:rsidP="00C1370B">
      <w:pPr>
        <w:pStyle w:val="ListParagraph"/>
        <w:numPr>
          <w:ilvl w:val="0"/>
          <w:numId w:val="23"/>
        </w:numPr>
        <w:rPr>
          <w:rFonts w:ascii="Segoe UI Semibold" w:hAnsi="Segoe UI Semibold" w:cs="Segoe UI Semibold"/>
          <w:b/>
          <w:bCs/>
        </w:rPr>
      </w:pPr>
      <w:r w:rsidRPr="005F4551">
        <w:rPr>
          <w:rFonts w:ascii="Segoe UI" w:hAnsi="Segoe UI" w:cs="Segoe UI"/>
        </w:rPr>
        <w:t>Develop a unique customer experience, benefit-rich products and services, and a premium card with special offers</w:t>
      </w:r>
    </w:p>
    <w:p w14:paraId="5E0E71A3" w14:textId="77777777" w:rsidR="00C1370B" w:rsidRPr="005F4551" w:rsidRDefault="00C1370B" w:rsidP="00C1370B">
      <w:pPr>
        <w:pStyle w:val="ListParagraph"/>
        <w:rPr>
          <w:rFonts w:ascii="Segoe UI" w:hAnsi="Segoe UI" w:cs="Segoe UI"/>
        </w:rPr>
      </w:pPr>
    </w:p>
    <w:p w14:paraId="1535E746" w14:textId="2287BED4" w:rsidR="00E27069" w:rsidRPr="005F4551" w:rsidRDefault="003E3DC8" w:rsidP="00C1370B">
      <w:pPr>
        <w:pStyle w:val="ListParagraph"/>
        <w:numPr>
          <w:ilvl w:val="0"/>
          <w:numId w:val="23"/>
        </w:numPr>
        <w:rPr>
          <w:rFonts w:ascii="Segoe UI Semibold" w:hAnsi="Segoe UI Semibold" w:cs="Segoe UI Semibold"/>
          <w:b/>
          <w:bCs/>
        </w:rPr>
      </w:pPr>
      <w:r w:rsidRPr="005F4551">
        <w:rPr>
          <w:rFonts w:ascii="Segoe UI" w:hAnsi="Segoe UI" w:cs="Segoe UI"/>
        </w:rPr>
        <w:t>Offer products and services that cater to the needs and interests of singles</w:t>
      </w:r>
      <w:r w:rsidR="00E921A7" w:rsidRPr="005F4551">
        <w:rPr>
          <w:rFonts w:ascii="Segoe UI" w:hAnsi="Segoe UI" w:cs="Segoe UI"/>
        </w:rPr>
        <w:t>, such as organic produce, premium products, healthy products, meat</w:t>
      </w:r>
      <w:r w:rsidR="00E71D64">
        <w:rPr>
          <w:rFonts w:ascii="Segoe UI" w:hAnsi="Segoe UI" w:cs="Segoe UI"/>
        </w:rPr>
        <w:t>,</w:t>
      </w:r>
      <w:r w:rsidR="00E921A7" w:rsidRPr="005F4551">
        <w:rPr>
          <w:rFonts w:ascii="Segoe UI" w:hAnsi="Segoe UI" w:cs="Segoe UI"/>
        </w:rPr>
        <w:t xml:space="preserve"> fish, wine</w:t>
      </w:r>
      <w:r w:rsidR="00E71D64">
        <w:rPr>
          <w:rFonts w:ascii="Segoe UI" w:hAnsi="Segoe UI" w:cs="Segoe UI"/>
        </w:rPr>
        <w:t>,</w:t>
      </w:r>
      <w:r w:rsidR="00E921A7" w:rsidRPr="005F4551">
        <w:rPr>
          <w:rFonts w:ascii="Segoe UI" w:hAnsi="Segoe UI" w:cs="Segoe UI"/>
        </w:rPr>
        <w:t xml:space="preserve"> and beer </w:t>
      </w:r>
    </w:p>
    <w:p w14:paraId="4B24B75F" w14:textId="77777777" w:rsidR="00DC50B8" w:rsidRPr="00DC50B8" w:rsidRDefault="00DC50B8" w:rsidP="00DC50B8">
      <w:pPr>
        <w:pStyle w:val="ListParagraph"/>
        <w:rPr>
          <w:rFonts w:ascii="Segoe UI Semibold" w:hAnsi="Segoe UI Semibold" w:cs="Segoe UI Semibold"/>
          <w:b/>
          <w:bCs/>
          <w:sz w:val="28"/>
          <w:szCs w:val="28"/>
        </w:rPr>
      </w:pPr>
    </w:p>
    <w:p w14:paraId="5E4D91AB" w14:textId="4E75D009" w:rsidR="00DC50B8" w:rsidRPr="0076052C" w:rsidRDefault="00DC50B8" w:rsidP="00DC50B8">
      <w:pPr>
        <w:pStyle w:val="Heading3"/>
        <w:rPr>
          <w:color w:val="808080"/>
          <w:sz w:val="32"/>
          <w:szCs w:val="32"/>
        </w:rPr>
      </w:pPr>
      <w:bookmarkStart w:id="67" w:name="_Toc134223216"/>
      <w:r w:rsidRPr="0076052C">
        <w:rPr>
          <w:color w:val="808080"/>
          <w:sz w:val="32"/>
          <w:szCs w:val="32"/>
        </w:rPr>
        <w:t>Data Collection</w:t>
      </w:r>
      <w:bookmarkEnd w:id="67"/>
      <w:r w:rsidRPr="0076052C">
        <w:rPr>
          <w:color w:val="808080"/>
          <w:sz w:val="32"/>
          <w:szCs w:val="32"/>
        </w:rPr>
        <w:t xml:space="preserve"> </w:t>
      </w:r>
    </w:p>
    <w:p w14:paraId="2EA56017" w14:textId="77777777" w:rsidR="00DC50B8" w:rsidRDefault="00DC50B8" w:rsidP="00DC50B8"/>
    <w:p w14:paraId="308DA808" w14:textId="7D5DADEA" w:rsidR="00DC50B8" w:rsidRPr="005F4551" w:rsidRDefault="00DC50B8" w:rsidP="00DC50B8">
      <w:pPr>
        <w:rPr>
          <w:rFonts w:ascii="Segoe UI" w:hAnsi="Segoe UI" w:cs="Segoe UI"/>
        </w:rPr>
      </w:pPr>
      <w:r w:rsidRPr="005F4551">
        <w:rPr>
          <w:rFonts w:ascii="Segoe UI" w:hAnsi="Segoe UI" w:cs="Segoe UI"/>
        </w:rPr>
        <w:t>It is evident from our initial look that a better grasp of data collection, monitoring</w:t>
      </w:r>
      <w:r w:rsidR="00E71D64">
        <w:rPr>
          <w:rFonts w:ascii="Segoe UI" w:hAnsi="Segoe UI" w:cs="Segoe UI"/>
        </w:rPr>
        <w:t>,</w:t>
      </w:r>
      <w:r w:rsidRPr="005F4551">
        <w:rPr>
          <w:rFonts w:ascii="Segoe UI" w:hAnsi="Segoe UI" w:cs="Segoe UI"/>
        </w:rPr>
        <w:t xml:space="preserve"> and maintenance is essential for business continuity.  It highlighted that there was a need for multiple channels, including ‘virtual </w:t>
      </w:r>
      <w:r w:rsidR="00E71D64">
        <w:rPr>
          <w:rFonts w:ascii="Segoe UI" w:hAnsi="Segoe UI" w:cs="Segoe UI"/>
        </w:rPr>
        <w:t>sources</w:t>
      </w:r>
      <w:r w:rsidRPr="005F4551">
        <w:rPr>
          <w:rFonts w:ascii="Segoe UI" w:hAnsi="Segoe UI" w:cs="Segoe UI"/>
        </w:rPr>
        <w:t xml:space="preserve"> such as social media and </w:t>
      </w:r>
      <w:r w:rsidR="00E71D64">
        <w:rPr>
          <w:rFonts w:ascii="Segoe UI" w:hAnsi="Segoe UI" w:cs="Segoe UI"/>
        </w:rPr>
        <w:t>e-commerce</w:t>
      </w:r>
      <w:r w:rsidRPr="005F4551">
        <w:rPr>
          <w:rFonts w:ascii="Segoe UI" w:hAnsi="Segoe UI" w:cs="Segoe UI"/>
        </w:rPr>
        <w:t xml:space="preserve"> platforms, in combination with that of physical store collection </w:t>
      </w:r>
      <w:r w:rsidRPr="005F4551">
        <w:rPr>
          <w:rFonts w:ascii="Segoe UI" w:hAnsi="Segoe UI" w:cs="Segoe UI"/>
        </w:rPr>
        <w:fldChar w:fldCharType="begin"/>
      </w:r>
      <w:r w:rsidRPr="005F4551">
        <w:rPr>
          <w:rFonts w:ascii="Segoe UI" w:hAnsi="Segoe UI" w:cs="Segoe UI"/>
        </w:rPr>
        <w:instrText xml:space="preserve"> ADDIN ZOTERO_ITEM CSL_CITATION {"citationID":"3RADruIb","properties":{"formattedCitation":"(Di Stefano, 2023)","plainCitation":"(Di Stefano, 2023)","noteIndex":0},"citationItems":[{"id":1014,"uris":["http://zotero.org/users/9288811/items/RGDDII2Y"],"itemData":{"id":1014,"type":"webpage","abstract":"Explore the top use cases of machine learning in retail and find out what benefits this technology can bring to your business.","language":"en","title":"Machine Learning in Retail: 10 Use Cases &amp; Business Benefits","title-short":"Machine Learning in Retail","URL":"https://www.itransition.com/machine-learning/retail","author":[{"family":"Di Stefano","given":"Andrea"}],"accessed":{"date-parts":[["2023",5,5]]},"issued":{"date-parts":[["2023"]]},"citation-key":"di_stefano_machine_2023"}}],"schema":"https://github.com/citation-style-language/schema/raw/master/csl-citation.json"} </w:instrText>
      </w:r>
      <w:r w:rsidRPr="005F4551">
        <w:rPr>
          <w:rFonts w:ascii="Segoe UI" w:hAnsi="Segoe UI" w:cs="Segoe UI"/>
        </w:rPr>
        <w:fldChar w:fldCharType="separate"/>
      </w:r>
      <w:r w:rsidRPr="005F4551">
        <w:rPr>
          <w:rFonts w:ascii="Segoe UI" w:hAnsi="Segoe UI" w:cs="Segoe UI"/>
        </w:rPr>
        <w:t>(Di Stefano, 2023)</w:t>
      </w:r>
      <w:r w:rsidRPr="005F4551">
        <w:rPr>
          <w:rFonts w:ascii="Segoe UI" w:hAnsi="Segoe UI" w:cs="Segoe UI"/>
        </w:rPr>
        <w:fldChar w:fldCharType="end"/>
      </w:r>
      <w:r w:rsidR="00FF02D6" w:rsidRPr="005F4551">
        <w:rPr>
          <w:rFonts w:ascii="Segoe UI" w:hAnsi="Segoe UI" w:cs="Segoe UI"/>
        </w:rPr>
        <w:t xml:space="preserve"> </w:t>
      </w:r>
    </w:p>
    <w:p w14:paraId="7DC4D1A1" w14:textId="77777777" w:rsidR="00FF02D6" w:rsidRPr="005F4551" w:rsidRDefault="00FF02D6" w:rsidP="00DC50B8">
      <w:pPr>
        <w:rPr>
          <w:rFonts w:ascii="Segoe UI" w:hAnsi="Segoe UI" w:cs="Segoe UI"/>
        </w:rPr>
      </w:pPr>
    </w:p>
    <w:p w14:paraId="77449087" w14:textId="1C693560" w:rsidR="00FF02D6" w:rsidRPr="005F4551" w:rsidRDefault="00FF02D6" w:rsidP="00DC50B8">
      <w:pPr>
        <w:rPr>
          <w:rFonts w:ascii="Segoe UI" w:hAnsi="Segoe UI" w:cs="Segoe UI"/>
        </w:rPr>
      </w:pPr>
      <w:r w:rsidRPr="005F4551">
        <w:rPr>
          <w:rFonts w:ascii="Segoe UI" w:hAnsi="Segoe UI" w:cs="Segoe UI"/>
        </w:rPr>
        <w:t xml:space="preserve">Another feature that was evident </w:t>
      </w:r>
      <w:proofErr w:type="gramStart"/>
      <w:r w:rsidRPr="005F4551">
        <w:rPr>
          <w:rFonts w:ascii="Segoe UI" w:hAnsi="Segoe UI" w:cs="Segoe UI"/>
        </w:rPr>
        <w:t>in</w:t>
      </w:r>
      <w:proofErr w:type="gramEnd"/>
      <w:r w:rsidRPr="005F4551">
        <w:rPr>
          <w:rFonts w:ascii="Segoe UI" w:hAnsi="Segoe UI" w:cs="Segoe UI"/>
        </w:rPr>
        <w:t xml:space="preserve"> that it needed attention was inventory and the lack of information or variety around that.  It is prudent to monitor not only buying habits but also behaviours around product placement and frequently co-purchased items </w:t>
      </w:r>
      <w:r w:rsidRPr="005F4551">
        <w:rPr>
          <w:rFonts w:ascii="Segoe UI" w:hAnsi="Segoe UI" w:cs="Segoe UI"/>
        </w:rPr>
        <w:fldChar w:fldCharType="begin"/>
      </w:r>
      <w:r w:rsidRPr="005F4551">
        <w:rPr>
          <w:rFonts w:ascii="Segoe UI" w:hAnsi="Segoe UI" w:cs="Segoe UI"/>
        </w:rPr>
        <w:instrText xml:space="preserve"> ADDIN ZOTERO_ITEM CSL_CITATION {"citationID":"WGHzYpND","properties":{"formattedCitation":"(Di Stefano, 2023)","plainCitation":"(Di Stefano, 2023)","noteIndex":0},"citationItems":[{"id":1014,"uris":["http://zotero.org/users/9288811/items/RGDDII2Y"],"itemData":{"id":1014,"type":"webpage","abstract":"Explore the top use cases of machine learning in retail and find out what benefits this technology can bring to your business.","language":"en","title":"Machine Learning in Retail: 10 Use Cases &amp; Business Benefits","title-short":"Machine Learning in Retail","URL":"https://www.itransition.com/machine-learning/retail","author":[{"family":"Di Stefano","given":"Andrea"}],"accessed":{"date-parts":[["2023",5,5]]},"issued":{"date-parts":[["2023"]]},"citation-key":"di_stefano_machine_2023"}}],"schema":"https://github.com/citation-style-language/schema/raw/master/csl-citation.json"} </w:instrText>
      </w:r>
      <w:r w:rsidRPr="005F4551">
        <w:rPr>
          <w:rFonts w:ascii="Segoe UI" w:hAnsi="Segoe UI" w:cs="Segoe UI"/>
        </w:rPr>
        <w:fldChar w:fldCharType="separate"/>
      </w:r>
      <w:r w:rsidRPr="005F4551">
        <w:rPr>
          <w:rFonts w:ascii="Segoe UI" w:hAnsi="Segoe UI" w:cs="Segoe UI"/>
        </w:rPr>
        <w:t>(Di Stefano, 2023)</w:t>
      </w:r>
      <w:r w:rsidRPr="005F4551">
        <w:rPr>
          <w:rFonts w:ascii="Segoe UI" w:hAnsi="Segoe UI" w:cs="Segoe UI"/>
        </w:rPr>
        <w:fldChar w:fldCharType="end"/>
      </w:r>
      <w:r w:rsidRPr="005F4551">
        <w:rPr>
          <w:rFonts w:ascii="Segoe UI" w:hAnsi="Segoe UI" w:cs="Segoe UI"/>
        </w:rPr>
        <w:t>to forward this study to Market Basket Analysis</w:t>
      </w:r>
    </w:p>
    <w:p w14:paraId="7EABEC78" w14:textId="77777777" w:rsidR="00FF02D6" w:rsidRDefault="00FF02D6" w:rsidP="00DC50B8"/>
    <w:p w14:paraId="0268BB92" w14:textId="34E6EAB2" w:rsidR="00FF02D6" w:rsidRDefault="00FF02D6" w:rsidP="00DC50B8">
      <w:r w:rsidRPr="00FF02D6">
        <w:rPr>
          <w:noProof/>
        </w:rPr>
        <w:lastRenderedPageBreak/>
        <w:drawing>
          <wp:inline distT="0" distB="0" distL="0" distR="0" wp14:anchorId="19C66CEF" wp14:editId="6DC2EF2B">
            <wp:extent cx="6035040" cy="3084830"/>
            <wp:effectExtent l="0" t="0" r="3810" b="1270"/>
            <wp:docPr id="24031132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1327" name="Picture 1" descr="Diagram&#10;&#10;Description automatically generated"/>
                    <pic:cNvPicPr/>
                  </pic:nvPicPr>
                  <pic:blipFill>
                    <a:blip r:embed="rId42"/>
                    <a:stretch>
                      <a:fillRect/>
                    </a:stretch>
                  </pic:blipFill>
                  <pic:spPr>
                    <a:xfrm>
                      <a:off x="0" y="0"/>
                      <a:ext cx="6035040" cy="3084830"/>
                    </a:xfrm>
                    <a:prstGeom prst="rect">
                      <a:avLst/>
                    </a:prstGeom>
                  </pic:spPr>
                </pic:pic>
              </a:graphicData>
            </a:graphic>
          </wp:inline>
        </w:drawing>
      </w:r>
    </w:p>
    <w:p w14:paraId="39E2AE19" w14:textId="293704AF" w:rsidR="00FF02D6" w:rsidRDefault="00FF02D6" w:rsidP="00DC50B8">
      <w:r>
        <w:fldChar w:fldCharType="begin"/>
      </w:r>
      <w:r>
        <w:instrText xml:space="preserve"> ADDIN ZOTERO_ITEM CSL_CITATION {"citationID":"1PEfHeFP","properties":{"formattedCitation":"(\\uc0\\u8220{}The Age of With\\super TM\\nosupersub{},\\uc0\\u8221{} 2021)","plainCitation":"(“The Age of WithTM,” 2021)","noteIndex":0},"citationItems":[{"id":1016,"uris":["http://zotero.org/users/9288811/items/KUZLGQ59"],"itemData":{"id":1016,"type":"webpage","abstract":"Artificial intelligence will change the way we work, make decisions, and interpret the world. Our latest report highlights how AI is changing the retail industry and why merchandisers should embrace it.","container-title":"Deloitte Canada","language":"en","title":"The Age of With™: Leveraging AI to connect the retail enterprise of the future","title-short":"The Age of With™","URL":"https://www2.deloitte.com/ca/en/pages/consumer-industrial-products/articles/age-of-with-ai.html","accessed":{"date-parts":[["2023",5,5]]},"issued":{"date-parts":[["2021"]]},"citation-key":"noauthor_age_2021"}}],"schema":"https://github.com/citation-style-language/schema/raw/master/csl-citation.json"} </w:instrText>
      </w:r>
      <w:r>
        <w:fldChar w:fldCharType="separate"/>
      </w:r>
      <w:r w:rsidRPr="00FF02D6">
        <w:rPr>
          <w:rFonts w:cs="Times New Roman"/>
          <w:szCs w:val="24"/>
        </w:rPr>
        <w:t>(“The Age of With</w:t>
      </w:r>
      <w:r w:rsidRPr="00FF02D6">
        <w:rPr>
          <w:rFonts w:cs="Times New Roman"/>
          <w:szCs w:val="24"/>
          <w:vertAlign w:val="superscript"/>
        </w:rPr>
        <w:t>TM</w:t>
      </w:r>
      <w:r w:rsidRPr="00FF02D6">
        <w:rPr>
          <w:rFonts w:cs="Times New Roman"/>
          <w:szCs w:val="24"/>
        </w:rPr>
        <w:t>,” 2021)</w:t>
      </w:r>
      <w:r>
        <w:fldChar w:fldCharType="end"/>
      </w:r>
    </w:p>
    <w:p w14:paraId="3A948733" w14:textId="77777777" w:rsidR="00FF02D6" w:rsidRDefault="00FF02D6" w:rsidP="00DC50B8"/>
    <w:p w14:paraId="59844419" w14:textId="5D0F0059" w:rsidR="00FF02D6" w:rsidRPr="0076052C" w:rsidRDefault="00FF02D6" w:rsidP="00FF02D6">
      <w:pPr>
        <w:pStyle w:val="Heading3"/>
        <w:rPr>
          <w:color w:val="808080"/>
          <w:sz w:val="32"/>
          <w:szCs w:val="32"/>
        </w:rPr>
      </w:pPr>
      <w:bookmarkStart w:id="68" w:name="_Toc134223217"/>
      <w:r w:rsidRPr="0076052C">
        <w:rPr>
          <w:color w:val="808080"/>
          <w:sz w:val="32"/>
          <w:szCs w:val="32"/>
        </w:rPr>
        <w:t>Further Machine Learning Resources</w:t>
      </w:r>
      <w:bookmarkEnd w:id="68"/>
      <w:r w:rsidRPr="0076052C">
        <w:rPr>
          <w:color w:val="808080"/>
          <w:sz w:val="32"/>
          <w:szCs w:val="32"/>
        </w:rPr>
        <w:t xml:space="preserve"> </w:t>
      </w:r>
    </w:p>
    <w:p w14:paraId="36C9239F" w14:textId="77777777" w:rsidR="00FF02D6" w:rsidRDefault="00FF02D6" w:rsidP="00FF02D6"/>
    <w:p w14:paraId="06C61231" w14:textId="2E21A935" w:rsidR="00FF02D6" w:rsidRPr="005F4551" w:rsidRDefault="006C1087" w:rsidP="00FF02D6">
      <w:pPr>
        <w:rPr>
          <w:rFonts w:ascii="Segoe UI" w:hAnsi="Segoe UI" w:cs="Segoe UI"/>
        </w:rPr>
      </w:pPr>
      <w:r w:rsidRPr="005F4551">
        <w:rPr>
          <w:rFonts w:ascii="Segoe UI" w:hAnsi="Segoe UI" w:cs="Segoe UI"/>
        </w:rPr>
        <w:t xml:space="preserve">A Proposition from the analysis would be to use the outcomes to leverage market position.  An approach would be to interpret causal inference to study the </w:t>
      </w:r>
      <w:r w:rsidR="00E71D64">
        <w:rPr>
          <w:rFonts w:ascii="Segoe UI" w:hAnsi="Segoe UI" w:cs="Segoe UI"/>
        </w:rPr>
        <w:t>cause-and-effect</w:t>
      </w:r>
      <w:r w:rsidRPr="005F4551">
        <w:rPr>
          <w:rFonts w:ascii="Segoe UI" w:hAnsi="Segoe UI" w:cs="Segoe UI"/>
        </w:rPr>
        <w:t xml:space="preserve"> relationships of these campaigns</w:t>
      </w:r>
      <w:r w:rsidR="0004480D" w:rsidRPr="005F4551">
        <w:rPr>
          <w:rFonts w:ascii="Segoe UI" w:hAnsi="Segoe UI" w:cs="Segoe UI"/>
        </w:rPr>
        <w:t xml:space="preserve">. </w:t>
      </w:r>
      <w:r w:rsidR="0004480D" w:rsidRPr="005F4551">
        <w:rPr>
          <w:rFonts w:ascii="Segoe UI" w:hAnsi="Segoe UI" w:cs="Segoe UI"/>
        </w:rPr>
        <w:fldChar w:fldCharType="begin"/>
      </w:r>
      <w:r w:rsidR="0004480D" w:rsidRPr="005F4551">
        <w:rPr>
          <w:rFonts w:ascii="Segoe UI" w:hAnsi="Segoe UI" w:cs="Segoe UI"/>
        </w:rPr>
        <w:instrText xml:space="preserve"> ADDIN ZOTERO_ITEM CSL_CITATION {"citationID":"aZGKaHaq","properties":{"formattedCitation":"(Malik, 2022)","plainCitation":"(Malik, 2022)","noteIndex":0},"citationItems":[{"id":1018,"uris":["http://zotero.org/users/9288811/items/PSYJA56Q"],"itemData":{"id":1018,"type":"webpage","abstract":"Learn how you can know what works and use it effectively to optimize business processes. A user-friendly guide!","container-title":"Medium","language":"en","title":"The Beginner’s Guide to Causal Inference for Making Effective Business Decisions","URL":"https://towardsdatascience.com/the-beginners-guide-to-causal-inference-for-making-effective-business-decisions-a9c7ca64d9dd","author":[{"family":"Malik","given":"Aayush"}],"accessed":{"date-parts":[["2023",5,5]]},"issued":{"date-parts":[["2022",8,21]]},"citation-key":"malik_beginners_2022"}}],"schema":"https://github.com/citation-style-language/schema/raw/master/csl-citation.json"} </w:instrText>
      </w:r>
      <w:r w:rsidR="0004480D" w:rsidRPr="005F4551">
        <w:rPr>
          <w:rFonts w:ascii="Segoe UI" w:hAnsi="Segoe UI" w:cs="Segoe UI"/>
        </w:rPr>
        <w:fldChar w:fldCharType="separate"/>
      </w:r>
      <w:r w:rsidR="0004480D" w:rsidRPr="005F4551">
        <w:rPr>
          <w:rFonts w:ascii="Segoe UI" w:hAnsi="Segoe UI" w:cs="Segoe UI"/>
        </w:rPr>
        <w:t>(Malik, 2022)</w:t>
      </w:r>
      <w:r w:rsidR="0004480D" w:rsidRPr="005F4551">
        <w:rPr>
          <w:rFonts w:ascii="Segoe UI" w:hAnsi="Segoe UI" w:cs="Segoe UI"/>
        </w:rPr>
        <w:fldChar w:fldCharType="end"/>
      </w:r>
      <w:r w:rsidR="0004480D" w:rsidRPr="005F4551">
        <w:rPr>
          <w:rFonts w:ascii="Segoe UI" w:hAnsi="Segoe UI" w:cs="Segoe UI"/>
        </w:rPr>
        <w:t xml:space="preserve"> </w:t>
      </w:r>
      <w:r w:rsidR="00E71D64">
        <w:rPr>
          <w:rFonts w:ascii="Segoe UI" w:hAnsi="Segoe UI" w:cs="Segoe UI"/>
        </w:rPr>
        <w:t xml:space="preserve">Various </w:t>
      </w:r>
      <w:r w:rsidR="000B4107">
        <w:rPr>
          <w:rFonts w:ascii="Segoe UI" w:hAnsi="Segoe UI" w:cs="Segoe UI"/>
        </w:rPr>
        <w:t>Python</w:t>
      </w:r>
      <w:r w:rsidR="00E71D64">
        <w:rPr>
          <w:rFonts w:ascii="Segoe UI" w:hAnsi="Segoe UI" w:cs="Segoe UI"/>
        </w:rPr>
        <w:t xml:space="preserve"> libraries can</w:t>
      </w:r>
      <w:r w:rsidRPr="005F4551">
        <w:rPr>
          <w:rFonts w:ascii="Segoe UI" w:hAnsi="Segoe UI" w:cs="Segoe UI"/>
        </w:rPr>
        <w:t xml:space="preserve"> be used in this capacity such as DoWhy or Causalnex</w:t>
      </w:r>
    </w:p>
    <w:p w14:paraId="7F6A50E8" w14:textId="77777777" w:rsidR="00FF02D6" w:rsidRPr="00DC50B8" w:rsidRDefault="00FF02D6" w:rsidP="00DC50B8"/>
    <w:p w14:paraId="4ED9267C" w14:textId="77777777" w:rsidR="00DC50B8" w:rsidRDefault="00DC50B8" w:rsidP="00DC50B8">
      <w:pPr>
        <w:rPr>
          <w:rFonts w:ascii="Segoe UI Semibold" w:hAnsi="Segoe UI Semibold" w:cs="Segoe UI Semibold"/>
          <w:b/>
          <w:bCs/>
          <w:sz w:val="28"/>
          <w:szCs w:val="28"/>
        </w:rPr>
      </w:pPr>
    </w:p>
    <w:p w14:paraId="3180B8E6" w14:textId="4C2E7A01" w:rsidR="00B615A7" w:rsidRDefault="00B615A7">
      <w:pPr>
        <w:rPr>
          <w:rFonts w:ascii="Segoe UI Semibold" w:hAnsi="Segoe UI Semibold" w:cs="Segoe UI Semibold"/>
          <w:b/>
          <w:bCs/>
          <w:sz w:val="28"/>
          <w:szCs w:val="28"/>
        </w:rPr>
      </w:pPr>
      <w:r>
        <w:rPr>
          <w:rFonts w:ascii="Segoe UI Semibold" w:hAnsi="Segoe UI Semibold" w:cs="Segoe UI Semibold"/>
          <w:b/>
          <w:bCs/>
          <w:sz w:val="28"/>
          <w:szCs w:val="28"/>
        </w:rPr>
        <w:br w:type="page"/>
      </w:r>
    </w:p>
    <w:p w14:paraId="2E0B5AD2" w14:textId="77777777" w:rsidR="00DC50B8" w:rsidRPr="00DC50B8" w:rsidRDefault="00DC50B8" w:rsidP="00DC50B8">
      <w:pPr>
        <w:rPr>
          <w:rFonts w:ascii="Segoe UI Semibold" w:hAnsi="Segoe UI Semibold" w:cs="Segoe UI Semibold"/>
          <w:b/>
          <w:bCs/>
          <w:sz w:val="28"/>
          <w:szCs w:val="28"/>
        </w:rPr>
      </w:pPr>
    </w:p>
    <w:p w14:paraId="33AFB5E1" w14:textId="77777777" w:rsidR="00E27069" w:rsidRDefault="00000000">
      <w:pPr>
        <w:pStyle w:val="Heading1"/>
        <w:ind w:firstLine="864"/>
      </w:pPr>
      <w:bookmarkStart w:id="69" w:name="_Toc134223218"/>
      <w:r>
        <w:t>Section 6: Conclusion</w:t>
      </w:r>
      <w:bookmarkEnd w:id="69"/>
    </w:p>
    <w:p w14:paraId="76E14E3A" w14:textId="77777777" w:rsidR="00E27069" w:rsidRDefault="00E27069"/>
    <w:p w14:paraId="3C8310F0" w14:textId="6BFC07D1" w:rsidR="00E27069" w:rsidRPr="005F4551" w:rsidRDefault="00000000">
      <w:pPr>
        <w:rPr>
          <w:rFonts w:ascii="Segoe UI" w:hAnsi="Segoe UI" w:cs="Segoe UI"/>
        </w:rPr>
      </w:pPr>
      <w:r w:rsidRPr="005F4551">
        <w:rPr>
          <w:rFonts w:ascii="Segoe UI" w:hAnsi="Segoe UI" w:cs="Segoe UI"/>
        </w:rPr>
        <w:t>The goal of the analysis is to bring about both profitable and reputational change in the organization.  Reputation exists in both the character of a business but also in the audience it hopes to engage with (Eccles et al., 2007) and this reputation has a direct correlation with the type of marketing that is employed and the profitability of that organization (Comparably, 2021) Customer profiling and sales analytics, provide the resources needed to market for organizational change to increase profit margins and increase reach</w:t>
      </w:r>
      <w:r w:rsidR="00C1370B" w:rsidRPr="005F4551">
        <w:rPr>
          <w:rFonts w:ascii="Segoe UI" w:hAnsi="Segoe UI" w:cs="Segoe UI"/>
        </w:rPr>
        <w:t xml:space="preserve">.  </w:t>
      </w:r>
      <w:r w:rsidRPr="005F4551">
        <w:rPr>
          <w:rFonts w:ascii="Segoe UI" w:hAnsi="Segoe UI" w:cs="Segoe UI"/>
        </w:rPr>
        <w:t xml:space="preserve"> These trends </w:t>
      </w:r>
      <w:r w:rsidR="008E6A33" w:rsidRPr="005F4551">
        <w:rPr>
          <w:rFonts w:ascii="Segoe UI" w:hAnsi="Segoe UI" w:cs="Segoe UI"/>
        </w:rPr>
        <w:t>are</w:t>
      </w:r>
      <w:r w:rsidRPr="005F4551">
        <w:rPr>
          <w:rFonts w:ascii="Segoe UI" w:hAnsi="Segoe UI" w:cs="Segoe UI"/>
        </w:rPr>
        <w:t xml:space="preserve"> the </w:t>
      </w:r>
      <w:r w:rsidR="00A51DEC" w:rsidRPr="005F4551">
        <w:rPr>
          <w:rFonts w:ascii="Segoe UI" w:hAnsi="Segoe UI" w:cs="Segoe UI"/>
        </w:rPr>
        <w:t>groundwork</w:t>
      </w:r>
      <w:r w:rsidRPr="005F4551">
        <w:rPr>
          <w:rFonts w:ascii="Segoe UI" w:hAnsi="Segoe UI" w:cs="Segoe UI"/>
        </w:rPr>
        <w:t xml:space="preserve"> to develop a roadmap to achieve </w:t>
      </w:r>
      <w:r w:rsidR="00E71D64">
        <w:rPr>
          <w:rFonts w:ascii="Segoe UI" w:hAnsi="Segoe UI" w:cs="Segoe UI"/>
        </w:rPr>
        <w:t xml:space="preserve">the </w:t>
      </w:r>
      <w:r w:rsidRPr="005F4551">
        <w:rPr>
          <w:rFonts w:ascii="Segoe UI" w:hAnsi="Segoe UI" w:cs="Segoe UI"/>
        </w:rPr>
        <w:t xml:space="preserve">same. </w:t>
      </w:r>
    </w:p>
    <w:p w14:paraId="79275B31" w14:textId="77777777" w:rsidR="008E6A33" w:rsidRPr="005F4551" w:rsidRDefault="008E6A33">
      <w:pPr>
        <w:rPr>
          <w:rFonts w:ascii="Segoe UI" w:hAnsi="Segoe UI" w:cs="Segoe UI"/>
        </w:rPr>
      </w:pPr>
    </w:p>
    <w:p w14:paraId="079C79E0" w14:textId="5D2FC117" w:rsidR="008E6A33" w:rsidRPr="005F4551" w:rsidRDefault="008E6A33">
      <w:pPr>
        <w:rPr>
          <w:rFonts w:ascii="Segoe UI" w:hAnsi="Segoe UI" w:cs="Segoe UI"/>
        </w:rPr>
      </w:pPr>
      <w:r w:rsidRPr="005F4551">
        <w:rPr>
          <w:rFonts w:ascii="Segoe UI" w:hAnsi="Segoe UI" w:cs="Segoe UI"/>
        </w:rPr>
        <w:t>We researched through rival retailers the approaches that best enable the business to increase sales, profit</w:t>
      </w:r>
      <w:r w:rsidR="00E71D64">
        <w:rPr>
          <w:rFonts w:ascii="Segoe UI" w:hAnsi="Segoe UI" w:cs="Segoe UI"/>
        </w:rPr>
        <w:t>,</w:t>
      </w:r>
      <w:r w:rsidRPr="005F4551">
        <w:rPr>
          <w:rFonts w:ascii="Segoe UI" w:hAnsi="Segoe UI" w:cs="Segoe UI"/>
        </w:rPr>
        <w:t xml:space="preserve"> and engagement and improve on planning through inventory, data collection</w:t>
      </w:r>
      <w:r w:rsidR="0075302C" w:rsidRPr="005F4551">
        <w:rPr>
          <w:rFonts w:ascii="Segoe UI" w:hAnsi="Segoe UI" w:cs="Segoe UI"/>
        </w:rPr>
        <w:t>, marketing</w:t>
      </w:r>
      <w:r w:rsidR="00E71D64">
        <w:rPr>
          <w:rFonts w:ascii="Segoe UI" w:hAnsi="Segoe UI" w:cs="Segoe UI"/>
        </w:rPr>
        <w:t>,</w:t>
      </w:r>
      <w:r w:rsidR="0075302C" w:rsidRPr="005F4551">
        <w:rPr>
          <w:rFonts w:ascii="Segoe UI" w:hAnsi="Segoe UI" w:cs="Segoe UI"/>
        </w:rPr>
        <w:t xml:space="preserve"> </w:t>
      </w:r>
      <w:r w:rsidRPr="005F4551">
        <w:rPr>
          <w:rFonts w:ascii="Segoe UI" w:hAnsi="Segoe UI" w:cs="Segoe UI"/>
        </w:rPr>
        <w:t>and technological updates</w:t>
      </w:r>
      <w:r w:rsidR="0075302C" w:rsidRPr="005F4551">
        <w:rPr>
          <w:rFonts w:ascii="Segoe UI" w:hAnsi="Segoe UI" w:cs="Segoe UI"/>
        </w:rPr>
        <w:t xml:space="preserve"> </w:t>
      </w:r>
      <w:r w:rsidR="0075302C" w:rsidRPr="005F4551">
        <w:rPr>
          <w:rFonts w:ascii="Segoe UI" w:hAnsi="Segoe UI" w:cs="Segoe UI"/>
        </w:rPr>
        <w:fldChar w:fldCharType="begin"/>
      </w:r>
      <w:r w:rsidR="0075302C" w:rsidRPr="005F4551">
        <w:rPr>
          <w:rFonts w:ascii="Segoe UI" w:hAnsi="Segoe UI" w:cs="Segoe UI"/>
        </w:rPr>
        <w:instrText xml:space="preserve"> ADDIN ZOTERO_ITEM CSL_CITATION {"citationID":"JASrEdjL","properties":{"formattedCitation":"(McKinsey &amp; Company, 2015)","plainCitation":"(McKinsey &amp; Company, 2015)","noteIndex":0},"citationItems":[{"id":1013,"uris":["http://zotero.org/users/9288811/items/DG9SG8VJ"],"itemData":{"id":1013,"type":"document","title":"Big-Data-Ebook","URL":"https://www.mckinsey.com/~/media/McKinsey/Business%20Functions/Marketing%20and%20Sales/Our%20Insights/EBook%20Big%20data%20analytics%20and%20the%20future%20of%20marketing%20sales/Big-Data-eBook.ashx","author":[{"family":"McKinsey &amp; Company","given":""}],"issued":{"date-parts":[["2015"]]},"citation-key":"mckinsey__company_big-data-ebook_2015"}}],"schema":"https://github.com/citation-style-language/schema/raw/master/csl-citation.json"} </w:instrText>
      </w:r>
      <w:r w:rsidR="0075302C" w:rsidRPr="005F4551">
        <w:rPr>
          <w:rFonts w:ascii="Segoe UI" w:hAnsi="Segoe UI" w:cs="Segoe UI"/>
        </w:rPr>
        <w:fldChar w:fldCharType="separate"/>
      </w:r>
      <w:r w:rsidR="0075302C" w:rsidRPr="005F4551">
        <w:rPr>
          <w:rFonts w:ascii="Segoe UI" w:hAnsi="Segoe UI" w:cs="Segoe UI"/>
        </w:rPr>
        <w:t>(McKinsey &amp; Company, 2015)</w:t>
      </w:r>
      <w:r w:rsidR="0075302C" w:rsidRPr="005F4551">
        <w:rPr>
          <w:rFonts w:ascii="Segoe UI" w:hAnsi="Segoe UI" w:cs="Segoe UI"/>
        </w:rPr>
        <w:fldChar w:fldCharType="end"/>
      </w:r>
    </w:p>
    <w:p w14:paraId="6C40D110" w14:textId="77777777" w:rsidR="0075302C" w:rsidRPr="005F4551" w:rsidRDefault="0075302C">
      <w:pPr>
        <w:rPr>
          <w:rFonts w:ascii="Segoe UI" w:hAnsi="Segoe UI" w:cs="Segoe UI"/>
        </w:rPr>
      </w:pPr>
    </w:p>
    <w:p w14:paraId="7D17FEF1" w14:textId="307CFFB2" w:rsidR="0075302C" w:rsidRPr="005F4551" w:rsidRDefault="0075302C">
      <w:pPr>
        <w:rPr>
          <w:rFonts w:ascii="Segoe UI" w:hAnsi="Segoe UI" w:cs="Segoe UI"/>
        </w:rPr>
      </w:pPr>
      <w:r w:rsidRPr="005F4551">
        <w:rPr>
          <w:rFonts w:ascii="Segoe UI" w:hAnsi="Segoe UI" w:cs="Segoe UI"/>
        </w:rPr>
        <w:t xml:space="preserve">The analysis process was one of trial and error.  </w:t>
      </w:r>
      <w:r w:rsidR="00DC50B8" w:rsidRPr="005F4551">
        <w:rPr>
          <w:rFonts w:ascii="Segoe UI" w:hAnsi="Segoe UI" w:cs="Segoe UI"/>
        </w:rPr>
        <w:t xml:space="preserve">We determined that Neural Networks was not providing </w:t>
      </w:r>
      <w:r w:rsidR="00A51DEC" w:rsidRPr="005F4551">
        <w:rPr>
          <w:rFonts w:ascii="Segoe UI" w:hAnsi="Segoe UI" w:cs="Segoe UI"/>
        </w:rPr>
        <w:t xml:space="preserve">good </w:t>
      </w:r>
      <w:r w:rsidR="000B4107">
        <w:rPr>
          <w:rFonts w:ascii="Segoe UI" w:hAnsi="Segoe UI" w:cs="Segoe UI"/>
        </w:rPr>
        <w:t>results</w:t>
      </w:r>
      <w:r w:rsidR="00DC50B8" w:rsidRPr="005F4551">
        <w:rPr>
          <w:rFonts w:ascii="Segoe UI" w:hAnsi="Segoe UI" w:cs="Segoe UI"/>
        </w:rPr>
        <w:t xml:space="preserve"> and </w:t>
      </w:r>
      <w:r w:rsidR="00A51DEC" w:rsidRPr="005F4551">
        <w:rPr>
          <w:rFonts w:ascii="Segoe UI" w:hAnsi="Segoe UI" w:cs="Segoe UI"/>
        </w:rPr>
        <w:t>accuracy</w:t>
      </w:r>
      <w:r w:rsidR="00DC50B8" w:rsidRPr="005F4551">
        <w:rPr>
          <w:rFonts w:ascii="Segoe UI" w:hAnsi="Segoe UI" w:cs="Segoe UI"/>
        </w:rPr>
        <w:t xml:space="preserve"> was low.  We also performed PCA which did not improve the performance of our models.  Both these processes were dropped </w:t>
      </w:r>
    </w:p>
    <w:p w14:paraId="2B9C78FF" w14:textId="77777777" w:rsidR="008E6A33" w:rsidRPr="005F4551" w:rsidRDefault="008E6A33">
      <w:pPr>
        <w:rPr>
          <w:rFonts w:ascii="Segoe UI" w:hAnsi="Segoe UI" w:cs="Segoe UI"/>
        </w:rPr>
      </w:pPr>
    </w:p>
    <w:p w14:paraId="7F738798" w14:textId="466A1233" w:rsidR="008E6A33" w:rsidRDefault="008E6A33">
      <w:pPr>
        <w:rPr>
          <w:rFonts w:ascii="Segoe UI" w:hAnsi="Segoe UI" w:cs="Segoe UI"/>
        </w:rPr>
      </w:pPr>
      <w:r w:rsidRPr="005F4551">
        <w:rPr>
          <w:rFonts w:ascii="Segoe UI" w:hAnsi="Segoe UI" w:cs="Segoe UI"/>
        </w:rPr>
        <w:t xml:space="preserve">Based on our identified target groups as Budgeting Families, GenZ Savers, Secure Older Adults, and </w:t>
      </w:r>
      <w:r w:rsidR="00A51DEC" w:rsidRPr="005F4551">
        <w:rPr>
          <w:rFonts w:ascii="Segoe UI" w:hAnsi="Segoe UI" w:cs="Segoe UI"/>
        </w:rPr>
        <w:t>High-Income</w:t>
      </w:r>
      <w:r w:rsidRPr="005F4551">
        <w:rPr>
          <w:rFonts w:ascii="Segoe UI" w:hAnsi="Segoe UI" w:cs="Segoe UI"/>
        </w:rPr>
        <w:t xml:space="preserve"> Singles.  Through data preparation, cleaning, feature processing</w:t>
      </w:r>
      <w:r w:rsidR="0076052C" w:rsidRPr="005F4551">
        <w:rPr>
          <w:rFonts w:ascii="Segoe UI" w:hAnsi="Segoe UI" w:cs="Segoe UI"/>
        </w:rPr>
        <w:t>, engineering</w:t>
      </w:r>
      <w:r w:rsidR="00E71D64">
        <w:rPr>
          <w:rFonts w:ascii="Segoe UI" w:hAnsi="Segoe UI" w:cs="Segoe UI"/>
        </w:rPr>
        <w:t>,</w:t>
      </w:r>
      <w:r w:rsidR="0076052C" w:rsidRPr="005F4551">
        <w:rPr>
          <w:rFonts w:ascii="Segoe UI" w:hAnsi="Segoe UI" w:cs="Segoe UI"/>
        </w:rPr>
        <w:t xml:space="preserve"> and machine learning we’ve been able to gain insight </w:t>
      </w:r>
      <w:r w:rsidR="00E71D64">
        <w:rPr>
          <w:rFonts w:ascii="Segoe UI" w:hAnsi="Segoe UI" w:cs="Segoe UI"/>
        </w:rPr>
        <w:t>into</w:t>
      </w:r>
      <w:r w:rsidR="0076052C" w:rsidRPr="005F4551">
        <w:rPr>
          <w:rFonts w:ascii="Segoe UI" w:hAnsi="Segoe UI" w:cs="Segoe UI"/>
        </w:rPr>
        <w:t xml:space="preserve"> </w:t>
      </w:r>
      <w:r w:rsidR="000B4107">
        <w:rPr>
          <w:rFonts w:ascii="Segoe UI" w:hAnsi="Segoe UI" w:cs="Segoe UI"/>
        </w:rPr>
        <w:t xml:space="preserve">the </w:t>
      </w:r>
      <w:r w:rsidR="0076052C" w:rsidRPr="005F4551">
        <w:rPr>
          <w:rFonts w:ascii="Segoe UI" w:hAnsi="Segoe UI" w:cs="Segoe UI"/>
        </w:rPr>
        <w:t>business potential for targeted marketing initiatives, future campaigns</w:t>
      </w:r>
      <w:r w:rsidR="00E71D64">
        <w:rPr>
          <w:rFonts w:ascii="Segoe UI" w:hAnsi="Segoe UI" w:cs="Segoe UI"/>
        </w:rPr>
        <w:t>,</w:t>
      </w:r>
      <w:r w:rsidR="0076052C" w:rsidRPr="005F4551">
        <w:rPr>
          <w:rFonts w:ascii="Segoe UI" w:hAnsi="Segoe UI" w:cs="Segoe UI"/>
        </w:rPr>
        <w:t xml:space="preserve"> and increased revenue </w:t>
      </w:r>
      <w:r w:rsidR="005F4551" w:rsidRPr="005F4551">
        <w:rPr>
          <w:rFonts w:ascii="Segoe UI" w:hAnsi="Segoe UI" w:cs="Segoe UI"/>
        </w:rPr>
        <w:t xml:space="preserve">and business </w:t>
      </w:r>
      <w:r w:rsidR="00A51DEC" w:rsidRPr="005F4551">
        <w:rPr>
          <w:rFonts w:ascii="Segoe UI" w:hAnsi="Segoe UI" w:cs="Segoe UI"/>
        </w:rPr>
        <w:t>expansion.</w:t>
      </w:r>
      <w:r w:rsidR="005F4551" w:rsidRPr="005F4551">
        <w:rPr>
          <w:rFonts w:ascii="Segoe UI" w:hAnsi="Segoe UI" w:cs="Segoe UI"/>
        </w:rPr>
        <w:t xml:space="preserve"> </w:t>
      </w:r>
    </w:p>
    <w:p w14:paraId="197531E0" w14:textId="77777777" w:rsidR="00E1753D" w:rsidRDefault="00E1753D">
      <w:pPr>
        <w:rPr>
          <w:rFonts w:ascii="Segoe UI" w:hAnsi="Segoe UI" w:cs="Segoe UI"/>
        </w:rPr>
      </w:pPr>
    </w:p>
    <w:p w14:paraId="0B2DA96C" w14:textId="0DAED902" w:rsidR="00E27069" w:rsidRDefault="00E1753D">
      <w:pPr>
        <w:rPr>
          <w:b/>
          <w:smallCaps/>
          <w:color w:val="595959"/>
          <w:sz w:val="46"/>
          <w:szCs w:val="46"/>
        </w:rPr>
      </w:pPr>
      <w:r>
        <w:rPr>
          <w:rFonts w:ascii="Segoe UI" w:hAnsi="Segoe UI" w:cs="Segoe UI"/>
        </w:rPr>
        <w:t xml:space="preserve">Our </w:t>
      </w:r>
      <w:proofErr w:type="gramStart"/>
      <w:r>
        <w:rPr>
          <w:rFonts w:ascii="Segoe UI" w:hAnsi="Segoe UI" w:cs="Segoe UI"/>
        </w:rPr>
        <w:t>ultimate goal</w:t>
      </w:r>
      <w:proofErr w:type="gramEnd"/>
      <w:r>
        <w:rPr>
          <w:rFonts w:ascii="Segoe UI" w:hAnsi="Segoe UI" w:cs="Segoe UI"/>
        </w:rPr>
        <w:t xml:space="preserve"> was to establish profiling to fuel the marketing strategy of ‘Retention and upsell’ and ‘Acquisition’.  We realized statistical trends in the data using Kmeans and this can be fed into the strategies outlined in Objectives and Strategies </w:t>
      </w:r>
      <w:r>
        <w:br w:type="page"/>
      </w:r>
    </w:p>
    <w:p w14:paraId="71C94CBA" w14:textId="77777777" w:rsidR="00E27069" w:rsidRDefault="00E27069">
      <w:pPr>
        <w:pStyle w:val="Heading1"/>
        <w:spacing w:after="0"/>
        <w:ind w:firstLine="864"/>
      </w:pPr>
    </w:p>
    <w:p w14:paraId="52917A20" w14:textId="77777777" w:rsidR="00E27069" w:rsidRDefault="00000000">
      <w:pPr>
        <w:pStyle w:val="Heading1"/>
        <w:ind w:firstLine="864"/>
      </w:pPr>
      <w:bookmarkStart w:id="70" w:name="_Toc134223219"/>
      <w:r>
        <w:t>Bibliography</w:t>
      </w:r>
      <w:bookmarkEnd w:id="70"/>
    </w:p>
    <w:p w14:paraId="3206EF86" w14:textId="77777777" w:rsidR="00E27069" w:rsidRDefault="00E27069"/>
    <w:p w14:paraId="4F1FAF9C" w14:textId="77777777" w:rsidR="00E27069" w:rsidRDefault="00000000">
      <w:pPr>
        <w:pBdr>
          <w:top w:val="nil"/>
          <w:left w:val="nil"/>
          <w:bottom w:val="nil"/>
          <w:right w:val="nil"/>
          <w:between w:val="nil"/>
        </w:pBdr>
        <w:spacing w:after="0" w:line="240" w:lineRule="auto"/>
        <w:ind w:left="720" w:hanging="720"/>
        <w:rPr>
          <w:color w:val="000000"/>
        </w:rPr>
      </w:pPr>
      <w:r>
        <w:rPr>
          <w:color w:val="000000"/>
        </w:rPr>
        <w:t>Comparably, 2021. Why Reputation is Undeniably Important in Business | Comparably [WWW Document]. URL https://www.comparably.com/news/why-reputation-is-undeniably-important-in-business/ (accessed 8.16.21).</w:t>
      </w:r>
    </w:p>
    <w:p w14:paraId="0DA0DBE7" w14:textId="77777777" w:rsidR="00E27069" w:rsidRDefault="00000000">
      <w:pPr>
        <w:pBdr>
          <w:top w:val="nil"/>
          <w:left w:val="nil"/>
          <w:bottom w:val="nil"/>
          <w:right w:val="nil"/>
          <w:between w:val="nil"/>
        </w:pBdr>
        <w:spacing w:after="0" w:line="240" w:lineRule="auto"/>
        <w:ind w:left="720" w:hanging="720"/>
        <w:rPr>
          <w:color w:val="000000"/>
        </w:rPr>
      </w:pPr>
      <w:r>
        <w:rPr>
          <w:color w:val="000000"/>
        </w:rPr>
        <w:t>Eccles, R.G., Newquist, S.C., Schatz, R., 2007. Reputation and Its Risks. Harvard Business Review.</w:t>
      </w:r>
    </w:p>
    <w:p w14:paraId="6F20D36E" w14:textId="77777777" w:rsidR="00E27069" w:rsidRDefault="00000000">
      <w:pPr>
        <w:pBdr>
          <w:top w:val="nil"/>
          <w:left w:val="nil"/>
          <w:bottom w:val="nil"/>
          <w:right w:val="nil"/>
          <w:between w:val="nil"/>
        </w:pBdr>
        <w:spacing w:after="0" w:line="240" w:lineRule="auto"/>
        <w:ind w:left="720" w:hanging="720"/>
        <w:rPr>
          <w:color w:val="000000"/>
        </w:rPr>
      </w:pPr>
      <w:r>
        <w:rPr>
          <w:color w:val="000000"/>
        </w:rPr>
        <w:t>Hicks, S., Peng, R., 2019. Evaluating the Success of a Data Analysis.</w:t>
      </w:r>
    </w:p>
    <w:p w14:paraId="595C0ABC" w14:textId="77777777" w:rsidR="00E27069" w:rsidRDefault="00000000">
      <w:pPr>
        <w:pBdr>
          <w:top w:val="nil"/>
          <w:left w:val="nil"/>
          <w:bottom w:val="nil"/>
          <w:right w:val="nil"/>
          <w:between w:val="nil"/>
        </w:pBdr>
        <w:spacing w:after="0" w:line="240" w:lineRule="auto"/>
        <w:ind w:left="720" w:hanging="720"/>
        <w:rPr>
          <w:color w:val="000000"/>
        </w:rPr>
      </w:pPr>
      <w:r>
        <w:rPr>
          <w:color w:val="000000"/>
        </w:rPr>
        <w:t>Hussain, D.M., 2019. What does success look like in Data Science? | LinkedIn [WWW Document]. URL https://www.linkedin.com/pulse/what-does-success-look-like-data-science-m-maruf-hossain-phd/ (accessed 12.16.22).</w:t>
      </w:r>
    </w:p>
    <w:p w14:paraId="3B14BE2A" w14:textId="72A299AF" w:rsidR="00E27069" w:rsidRDefault="00000000">
      <w:pPr>
        <w:pBdr>
          <w:top w:val="nil"/>
          <w:left w:val="nil"/>
          <w:bottom w:val="nil"/>
          <w:right w:val="nil"/>
          <w:between w:val="nil"/>
        </w:pBdr>
        <w:spacing w:after="0" w:line="240" w:lineRule="auto"/>
        <w:ind w:left="720" w:hanging="720"/>
        <w:rPr>
          <w:color w:val="000000"/>
        </w:rPr>
      </w:pPr>
      <w:r>
        <w:rPr>
          <w:color w:val="000000"/>
        </w:rPr>
        <w:t xml:space="preserve">Sharma, S., 2016. The </w:t>
      </w:r>
      <w:r w:rsidR="00E71D64">
        <w:rPr>
          <w:color w:val="000000"/>
        </w:rPr>
        <w:t>Key</w:t>
      </w:r>
      <w:r>
        <w:rPr>
          <w:color w:val="000000"/>
        </w:rPr>
        <w:t xml:space="preserve"> Success Criteria for Implementing a Successful Data Strategy | LinkedIn [WWW Document]. URL https://www.linkedin.com/pulse/why-your-business-intelligence-bi-project-fail-samir-sharma/ (accessed 12.16.22).</w:t>
      </w:r>
    </w:p>
    <w:p w14:paraId="25D0325E" w14:textId="77777777" w:rsidR="00E27069" w:rsidRDefault="00000000">
      <w:pPr>
        <w:pBdr>
          <w:top w:val="nil"/>
          <w:left w:val="nil"/>
          <w:bottom w:val="nil"/>
          <w:right w:val="nil"/>
          <w:between w:val="nil"/>
        </w:pBdr>
        <w:spacing w:after="0" w:line="240" w:lineRule="auto"/>
        <w:ind w:left="720" w:hanging="720"/>
        <w:rPr>
          <w:color w:val="000000"/>
        </w:rPr>
      </w:pPr>
      <w:r>
        <w:rPr>
          <w:color w:val="000000"/>
        </w:rPr>
        <w:t>Stodall, H., 2011. Doritos unites with Pepsi Max to cross-sell crisps and drinks [WWW Document]. The Grocer. URL https://www.thegrocer.co.uk/doritos-unites-with-pepsi-max-to-cross-sell-crisps-and-drinks/221151.article (accessed 12.16.22).</w:t>
      </w:r>
    </w:p>
    <w:p w14:paraId="3F290336" w14:textId="77777777" w:rsidR="00E27069" w:rsidRDefault="00000000">
      <w:pPr>
        <w:pBdr>
          <w:top w:val="nil"/>
          <w:left w:val="nil"/>
          <w:bottom w:val="nil"/>
          <w:right w:val="nil"/>
          <w:between w:val="nil"/>
        </w:pBdr>
        <w:spacing w:after="0" w:line="240" w:lineRule="auto"/>
        <w:ind w:left="720" w:hanging="720"/>
        <w:rPr>
          <w:color w:val="000000"/>
        </w:rPr>
      </w:pPr>
      <w:r>
        <w:rPr>
          <w:color w:val="000000"/>
        </w:rPr>
        <w:t xml:space="preserve"> Kumar, A. (2020). Python - Replace Missing Values with Mean, Median &amp; Mode. [online] Data Analytics. Available at: https://vitalflux.com/pandas-impute-missing-values-mean-median-mode/.</w:t>
      </w:r>
    </w:p>
    <w:p w14:paraId="236CF7E6" w14:textId="77777777" w:rsidR="00E27069" w:rsidRDefault="00000000">
      <w:pPr>
        <w:shd w:val="clear" w:color="auto" w:fill="FFFFFF"/>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B49B5C1" w14:textId="77777777" w:rsidR="006D5B8B" w:rsidRPr="006D5B8B" w:rsidRDefault="009F54EC" w:rsidP="006D5B8B">
      <w:pPr>
        <w:pStyle w:val="Bibliography"/>
      </w:pPr>
      <w:r>
        <w:fldChar w:fldCharType="begin"/>
      </w:r>
      <w:r w:rsidR="00A51DEC">
        <w:instrText xml:space="preserve"> ADDIN ZOTERO_BIBL {"uncited":[],"omitted":[],"custom":[]} CSL_BIBLIOGRAPHY </w:instrText>
      </w:r>
      <w:r>
        <w:fldChar w:fldCharType="separate"/>
      </w:r>
      <w:r w:rsidR="006D5B8B" w:rsidRPr="006D5B8B">
        <w:t>ADFX Awards | SuperValu: How a brave local brand defied the forces of globalisation [WWW Document], n.d. URL https://adfx.ie/databank/supervalu-how-a-brave-local-brand-defied-the-forces-of-globalisation.html (accessed 5.3.23).</w:t>
      </w:r>
    </w:p>
    <w:p w14:paraId="05CE969E" w14:textId="77777777" w:rsidR="006D5B8B" w:rsidRPr="006D5B8B" w:rsidRDefault="006D5B8B" w:rsidP="006D5B8B">
      <w:pPr>
        <w:pStyle w:val="Bibliography"/>
      </w:pPr>
      <w:r w:rsidRPr="006D5B8B">
        <w:t>BMarketingstrategy.com, 2021. Marketing Strategy of LIDL - Business Marketing Strategy. URL https://bmarketingstrategy.com/marketing-strategy-of-lidl-lidl-marketing-strategy/ (accessed 5.2.23).</w:t>
      </w:r>
    </w:p>
    <w:p w14:paraId="6174D548" w14:textId="77777777" w:rsidR="006D5B8B" w:rsidRPr="006D5B8B" w:rsidRDefault="006D5B8B" w:rsidP="006D5B8B">
      <w:pPr>
        <w:pStyle w:val="Bibliography"/>
        <w:rPr>
          <w:lang w:val="it-IT"/>
        </w:rPr>
      </w:pPr>
      <w:r w:rsidRPr="006D5B8B">
        <w:t xml:space="preserve">Colvin, J., n.d. Customer acquisition and retention: Which should you focus on? </w:t>
      </w:r>
      <w:r w:rsidRPr="006D5B8B">
        <w:rPr>
          <w:lang w:val="it-IT"/>
        </w:rPr>
        <w:t>[WWW Document]. URL https://www.mparticle.com/blog/customer-acquisition-and-retention/ (accessed 5.5.23).</w:t>
      </w:r>
    </w:p>
    <w:p w14:paraId="5A271999" w14:textId="77777777" w:rsidR="006D5B8B" w:rsidRPr="006D5B8B" w:rsidRDefault="006D5B8B" w:rsidP="006D5B8B">
      <w:pPr>
        <w:pStyle w:val="Bibliography"/>
      </w:pPr>
      <w:r w:rsidRPr="006D5B8B">
        <w:rPr>
          <w:lang w:val="it-IT"/>
        </w:rPr>
        <w:t xml:space="preserve">Di Stefano, A., 2023. </w:t>
      </w:r>
      <w:r w:rsidRPr="006D5B8B">
        <w:t>Machine Learning in Retail: 10 Use Cases &amp; Business Benefits [WWW Document]. URL https://www.itransition.com/machine-learning/retail (accessed 5.5.23).</w:t>
      </w:r>
    </w:p>
    <w:p w14:paraId="290DF8BF" w14:textId="77777777" w:rsidR="006D5B8B" w:rsidRPr="006D5B8B" w:rsidRDefault="006D5B8B" w:rsidP="006D5B8B">
      <w:pPr>
        <w:pStyle w:val="Bibliography"/>
      </w:pPr>
      <w:r w:rsidRPr="006D5B8B">
        <w:t>IBM, 2023. What are Neural Networks? | IBM [WWW Document]. URL https://www.ibm.com/topics/neural-networks (accessed 5.6.23).</w:t>
      </w:r>
    </w:p>
    <w:p w14:paraId="180C7C06" w14:textId="77777777" w:rsidR="006D5B8B" w:rsidRPr="006D5B8B" w:rsidRDefault="006D5B8B" w:rsidP="006D5B8B">
      <w:pPr>
        <w:pStyle w:val="Bibliography"/>
      </w:pPr>
      <w:r w:rsidRPr="006D5B8B">
        <w:t>Kelly, K., 2023. Understanding Your Customers: How Demographics and Psychographics Can Help [WWW Document]. URL https://extension.psu.edu/understanding-your-customers-how-demographics-and-psychographics-can-help (accessed 5.4.23).</w:t>
      </w:r>
    </w:p>
    <w:p w14:paraId="31FEB458" w14:textId="77777777" w:rsidR="006D5B8B" w:rsidRPr="006D5B8B" w:rsidRDefault="006D5B8B" w:rsidP="006D5B8B">
      <w:pPr>
        <w:pStyle w:val="Bibliography"/>
      </w:pPr>
      <w:r w:rsidRPr="006D5B8B">
        <w:t>Kyamko, M., 2022. 7 Strategies to Help You Build a Strong Retail Brand. crowdspring Blog. URL https://www.crowdspring.com/blog/retail-branding-strategies/ (accessed 5.2.23).</w:t>
      </w:r>
    </w:p>
    <w:p w14:paraId="1359565C" w14:textId="77777777" w:rsidR="006D5B8B" w:rsidRPr="006D5B8B" w:rsidRDefault="006D5B8B" w:rsidP="006D5B8B">
      <w:pPr>
        <w:pStyle w:val="Bibliography"/>
      </w:pPr>
      <w:r w:rsidRPr="006D5B8B">
        <w:t>Malik, A., 2022. The Beginner’s Guide to Causal Inference for Making Effective Business Decisions [WWW Document]. Medium. URL https://towardsdatascience.com/the-beginners-guide-to-causal-inference-for-making-effective-business-decisions-a9c7ca64d9dd (accessed 5.5.23).</w:t>
      </w:r>
    </w:p>
    <w:p w14:paraId="6552B859" w14:textId="77777777" w:rsidR="006D5B8B" w:rsidRPr="006D5B8B" w:rsidRDefault="006D5B8B" w:rsidP="006D5B8B">
      <w:pPr>
        <w:pStyle w:val="Bibliography"/>
      </w:pPr>
      <w:r w:rsidRPr="006D5B8B">
        <w:t>McKinsey &amp; Company, 2015. Big-Data-Ebook.</w:t>
      </w:r>
    </w:p>
    <w:p w14:paraId="31771FA0" w14:textId="77777777" w:rsidR="006D5B8B" w:rsidRPr="006D5B8B" w:rsidRDefault="006D5B8B" w:rsidP="006D5B8B">
      <w:pPr>
        <w:pStyle w:val="Bibliography"/>
      </w:pPr>
      <w:r w:rsidRPr="006D5B8B">
        <w:lastRenderedPageBreak/>
        <w:t>Schooley, S., 2023. How SWOT Analysis Can Help Grow Your Business [WWW Document]. Business News Daily. URL https://www.businessnewsdaily.com/4245-swot-analysis.html (accessed 5.4.23).</w:t>
      </w:r>
    </w:p>
    <w:p w14:paraId="4205092D" w14:textId="77777777" w:rsidR="006D5B8B" w:rsidRPr="006D5B8B" w:rsidRDefault="006D5B8B" w:rsidP="006D5B8B">
      <w:pPr>
        <w:pStyle w:val="Bibliography"/>
      </w:pPr>
      <w:r w:rsidRPr="006D5B8B">
        <w:t>Stodall, H., 2011. Doritos unites with Pepsi Max to cross-sell crisps and drinks [WWW Document]. The Grocer. URL https://www.thegrocer.co.uk/doritos-unites-with-pepsi-max-to-cross-sell-crisps-and-drinks/221151.article (accessed 12.16.22).</w:t>
      </w:r>
    </w:p>
    <w:p w14:paraId="563DEB32" w14:textId="77777777" w:rsidR="006D5B8B" w:rsidRPr="006D5B8B" w:rsidRDefault="006D5B8B" w:rsidP="006D5B8B">
      <w:pPr>
        <w:pStyle w:val="Bibliography"/>
      </w:pPr>
      <w:r w:rsidRPr="006D5B8B">
        <w:t>Tao, H., Sun, X., Liu, X., Tian, J., Zhang, D., 2022. The Impact of Consumer Purchase Behavior Changes on the Business Model Design of Consumer Services Companies Over the Course of COVID-19. Frontiers in Psychology 13.</w:t>
      </w:r>
    </w:p>
    <w:p w14:paraId="2074D3ED" w14:textId="77777777" w:rsidR="006D5B8B" w:rsidRPr="006D5B8B" w:rsidRDefault="006D5B8B" w:rsidP="006D5B8B">
      <w:pPr>
        <w:pStyle w:val="Bibliography"/>
      </w:pPr>
      <w:r w:rsidRPr="006D5B8B">
        <w:t>Team, C., 2022. Online Grocery KPIs: Learn the 8 Metrics That Matter [WWW Document]. Constructor. URL https://constructor.io/blog/grocery-kpis/ (accessed 5.2.23).</w:t>
      </w:r>
    </w:p>
    <w:p w14:paraId="3CF3011E" w14:textId="77777777" w:rsidR="006D5B8B" w:rsidRPr="006D5B8B" w:rsidRDefault="006D5B8B" w:rsidP="006D5B8B">
      <w:pPr>
        <w:pStyle w:val="Bibliography"/>
      </w:pPr>
      <w:r w:rsidRPr="006D5B8B">
        <w:t>Team, L., 2019. Marketing Effectiveness: What It Is and 4 Ways to Measure It. Leadspace. URL https://www.leadspace.com/blog/marketing-effectiveness/ (accessed 5.2.23).</w:t>
      </w:r>
    </w:p>
    <w:p w14:paraId="517EA374" w14:textId="7B354001" w:rsidR="006D5B8B" w:rsidRPr="006D5B8B" w:rsidRDefault="006D5B8B" w:rsidP="006D5B8B">
      <w:pPr>
        <w:pStyle w:val="Bibliography"/>
      </w:pPr>
      <w:r w:rsidRPr="006D5B8B">
        <w:t>The Age of With</w:t>
      </w:r>
      <w:r w:rsidRPr="006D5B8B">
        <w:rPr>
          <w:vertAlign w:val="superscript"/>
        </w:rPr>
        <w:t>TM</w:t>
      </w:r>
      <w:r w:rsidRPr="006D5B8B">
        <w:t>: Leveraging AI to connect the retail enterprise of the future [WWW Document], 2021</w:t>
      </w:r>
      <w:r w:rsidR="00E71D64">
        <w:t>.</w:t>
      </w:r>
      <w:r w:rsidRPr="006D5B8B">
        <w:t xml:space="preserve"> Deloitte Canada. URL https://www2.deloitte.com/ca/en/pages/consumer-industrial-products/articles/age-of-with-ai.html (accessed 5.5.23).</w:t>
      </w:r>
    </w:p>
    <w:p w14:paraId="025184E4" w14:textId="77777777" w:rsidR="006D5B8B" w:rsidRPr="006D5B8B" w:rsidRDefault="006D5B8B" w:rsidP="006D5B8B">
      <w:pPr>
        <w:pStyle w:val="Bibliography"/>
      </w:pPr>
      <w:r w:rsidRPr="006D5B8B">
        <w:t>University of New South Wales, 2020. Descriptive vs. Prescriptive vs. Predictive Analytics Explained [WWW Document]. Business Analytics. URL https://www.techtarget.com/searchbusinessanalytics/tip/Descriptive-vs-prescriptive-vs-predictive-analytics-explained (accessed 5.3.23).</w:t>
      </w:r>
    </w:p>
    <w:p w14:paraId="0C63D9F3" w14:textId="77777777" w:rsidR="006D5B8B" w:rsidRPr="006D5B8B" w:rsidRDefault="006D5B8B" w:rsidP="006D5B8B">
      <w:pPr>
        <w:pStyle w:val="Bibliography"/>
      </w:pPr>
      <w:r w:rsidRPr="006D5B8B">
        <w:t>Wallace, F., 2022. 6 major demographic macro trends shaping retail [WWW Document]. Farnaz Global. URL https://www.farnazglobal.com/perspectives/6-major-demographic-macro-trends-shaping-retail (accessed 5.4.23).</w:t>
      </w:r>
    </w:p>
    <w:p w14:paraId="6DACFED1" w14:textId="77777777" w:rsidR="006D5B8B" w:rsidRPr="006D5B8B" w:rsidRDefault="006D5B8B" w:rsidP="006D5B8B">
      <w:pPr>
        <w:pStyle w:val="Bibliography"/>
      </w:pPr>
      <w:r w:rsidRPr="006D5B8B">
        <w:t>Yıldırım, S., 2020. DBSCAN Clustering — Explained [WWW Document]. Medium. URL https://towardsdatascience.com/dbscan-clustering-explained-97556a2ad556 (accessed 5.6.23).</w:t>
      </w:r>
    </w:p>
    <w:p w14:paraId="266EFEC2" w14:textId="7CF30D00" w:rsidR="00E27069" w:rsidRDefault="009F54EC">
      <w:r>
        <w:fldChar w:fldCharType="end"/>
      </w:r>
    </w:p>
    <w:sectPr w:rsidR="00E27069">
      <w:headerReference w:type="default" r:id="rId43"/>
      <w:footerReference w:type="default" r:id="rId44"/>
      <w:pgSz w:w="12240" w:h="15840"/>
      <w:pgMar w:top="1368" w:right="1368" w:bottom="1368" w:left="1368" w:header="648" w:footer="64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FB9ED" w14:textId="77777777" w:rsidR="00211688" w:rsidRDefault="00211688">
      <w:pPr>
        <w:spacing w:after="0" w:line="240" w:lineRule="auto"/>
      </w:pPr>
      <w:r>
        <w:separator/>
      </w:r>
    </w:p>
  </w:endnote>
  <w:endnote w:type="continuationSeparator" w:id="0">
    <w:p w14:paraId="33E17BBA" w14:textId="77777777" w:rsidR="00211688" w:rsidRDefault="00211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attrocento Sans">
    <w:charset w:val="00"/>
    <w:family w:val="swiss"/>
    <w:pitch w:val="variable"/>
    <w:sig w:usb0="800000BF" w:usb1="4000005B"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Black">
    <w:panose1 w:val="020B0A02040204020203"/>
    <w:charset w:val="00"/>
    <w:family w:val="swiss"/>
    <w:pitch w:val="variable"/>
    <w:sig w:usb0="E00002FF" w:usb1="4000E47F" w:usb2="0000002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ar(--jp-code-font-family)">
    <w:altName w:val="Cambria"/>
    <w:charset w:val="00"/>
    <w:family w:val="auto"/>
    <w:pitch w:val="default"/>
  </w:font>
  <w:font w:name="var(--jp-content-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2D976" w14:textId="77777777" w:rsidR="00E27069" w:rsidRDefault="00E27069">
    <w:pPr>
      <w:pBdr>
        <w:top w:val="nil"/>
        <w:left w:val="nil"/>
        <w:bottom w:val="nil"/>
        <w:right w:val="nil"/>
        <w:between w:val="nil"/>
      </w:pBdr>
      <w:spacing w:after="0" w:line="240" w:lineRule="auto"/>
      <w:rPr>
        <w:color w:val="000000"/>
        <w:sz w:val="18"/>
        <w:szCs w:val="18"/>
      </w:rPr>
    </w:pPr>
  </w:p>
  <w:p w14:paraId="3CAD3FA9" w14:textId="77777777" w:rsidR="00E27069" w:rsidRDefault="00E27069">
    <w:pPr>
      <w:pBdr>
        <w:top w:val="nil"/>
        <w:left w:val="nil"/>
        <w:bottom w:val="nil"/>
        <w:right w:val="nil"/>
        <w:between w:val="nil"/>
      </w:pBdr>
      <w:spacing w:after="0" w:line="240" w:lineRule="auto"/>
      <w:rPr>
        <w:color w:val="000000"/>
        <w:sz w:val="18"/>
        <w:szCs w:val="18"/>
      </w:rPr>
    </w:pPr>
  </w:p>
  <w:tbl>
    <w:tblPr>
      <w:tblStyle w:val="a1"/>
      <w:tblW w:w="9504" w:type="dxa"/>
      <w:tblBorders>
        <w:top w:val="nil"/>
        <w:left w:val="nil"/>
        <w:bottom w:val="nil"/>
        <w:right w:val="nil"/>
        <w:insideH w:val="nil"/>
        <w:insideV w:val="nil"/>
      </w:tblBorders>
      <w:tblLayout w:type="fixed"/>
      <w:tblLook w:val="0400" w:firstRow="0" w:lastRow="0" w:firstColumn="0" w:lastColumn="0" w:noHBand="0" w:noVBand="1"/>
    </w:tblPr>
    <w:tblGrid>
      <w:gridCol w:w="5510"/>
      <w:gridCol w:w="3994"/>
    </w:tblGrid>
    <w:tr w:rsidR="00E27069" w14:paraId="046AD6D4" w14:textId="77777777">
      <w:tc>
        <w:tcPr>
          <w:tcW w:w="5510" w:type="dxa"/>
          <w:vAlign w:val="center"/>
        </w:tcPr>
        <w:p w14:paraId="5D700E49" w14:textId="77777777" w:rsidR="00E27069" w:rsidRDefault="00000000">
          <w:pPr>
            <w:pBdr>
              <w:top w:val="nil"/>
              <w:left w:val="nil"/>
              <w:bottom w:val="nil"/>
              <w:right w:val="nil"/>
              <w:between w:val="nil"/>
            </w:pBdr>
            <w:jc w:val="left"/>
            <w:rPr>
              <w:color w:val="000000"/>
              <w:sz w:val="18"/>
              <w:szCs w:val="18"/>
            </w:rPr>
          </w:pPr>
          <w:r>
            <w:rPr>
              <w:color w:val="0070C0"/>
              <w:sz w:val="18"/>
              <w:szCs w:val="18"/>
            </w:rPr>
            <w:t>Customer Personality Analysis</w:t>
          </w:r>
        </w:p>
      </w:tc>
      <w:tc>
        <w:tcPr>
          <w:tcW w:w="3994" w:type="dxa"/>
          <w:vAlign w:val="center"/>
        </w:tcPr>
        <w:p w14:paraId="2EE0E2D5" w14:textId="77777777" w:rsidR="00E27069" w:rsidRDefault="00000000">
          <w:pPr>
            <w:pBdr>
              <w:top w:val="nil"/>
              <w:left w:val="nil"/>
              <w:bottom w:val="nil"/>
              <w:right w:val="nil"/>
              <w:between w:val="nil"/>
            </w:pBdr>
            <w:spacing w:before="60"/>
            <w:jc w:val="right"/>
            <w:rPr>
              <w:color w:val="FA771E"/>
              <w:sz w:val="28"/>
              <w:szCs w:val="28"/>
            </w:rPr>
          </w:pPr>
          <w:r>
            <w:rPr>
              <w:color w:val="0070C0"/>
              <w:sz w:val="28"/>
              <w:szCs w:val="28"/>
            </w:rPr>
            <w:fldChar w:fldCharType="begin"/>
          </w:r>
          <w:r>
            <w:rPr>
              <w:color w:val="0070C0"/>
              <w:sz w:val="28"/>
              <w:szCs w:val="28"/>
            </w:rPr>
            <w:instrText>PAGE</w:instrText>
          </w:r>
          <w:r>
            <w:rPr>
              <w:color w:val="0070C0"/>
              <w:sz w:val="28"/>
              <w:szCs w:val="28"/>
            </w:rPr>
            <w:fldChar w:fldCharType="separate"/>
          </w:r>
          <w:r w:rsidR="00F26C1E">
            <w:rPr>
              <w:noProof/>
              <w:color w:val="0070C0"/>
              <w:sz w:val="28"/>
              <w:szCs w:val="28"/>
            </w:rPr>
            <w:t>2</w:t>
          </w:r>
          <w:r>
            <w:rPr>
              <w:color w:val="0070C0"/>
              <w:sz w:val="28"/>
              <w:szCs w:val="28"/>
            </w:rPr>
            <w:fldChar w:fldCharType="end"/>
          </w:r>
        </w:p>
      </w:tc>
    </w:tr>
  </w:tbl>
  <w:p w14:paraId="11C04781" w14:textId="77777777" w:rsidR="00E27069" w:rsidRDefault="00E27069">
    <w:pPr>
      <w:pBdr>
        <w:top w:val="nil"/>
        <w:left w:val="nil"/>
        <w:bottom w:val="nil"/>
        <w:right w:val="nil"/>
        <w:between w:val="nil"/>
      </w:pBdr>
      <w:spacing w:after="0" w:line="240"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8052C" w14:textId="77777777" w:rsidR="00211688" w:rsidRDefault="00211688">
      <w:pPr>
        <w:spacing w:after="0" w:line="240" w:lineRule="auto"/>
      </w:pPr>
      <w:r>
        <w:separator/>
      </w:r>
    </w:p>
  </w:footnote>
  <w:footnote w:type="continuationSeparator" w:id="0">
    <w:p w14:paraId="5EC2C252" w14:textId="77777777" w:rsidR="00211688" w:rsidRDefault="002116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75530" w14:textId="77777777" w:rsidR="00E27069" w:rsidRDefault="00E27069">
    <w:pPr>
      <w:widowControl w:val="0"/>
      <w:pBdr>
        <w:top w:val="nil"/>
        <w:left w:val="nil"/>
        <w:bottom w:val="nil"/>
        <w:right w:val="nil"/>
        <w:between w:val="nil"/>
      </w:pBdr>
      <w:spacing w:after="0" w:line="276" w:lineRule="auto"/>
      <w:jc w:val="left"/>
    </w:pPr>
  </w:p>
  <w:tbl>
    <w:tblPr>
      <w:tblStyle w:val="a0"/>
      <w:tblW w:w="9504" w:type="dxa"/>
      <w:tblBorders>
        <w:top w:val="nil"/>
        <w:left w:val="nil"/>
        <w:bottom w:val="nil"/>
        <w:right w:val="nil"/>
        <w:insideH w:val="nil"/>
        <w:insideV w:val="nil"/>
      </w:tblBorders>
      <w:tblLayout w:type="fixed"/>
      <w:tblLook w:val="0400" w:firstRow="0" w:lastRow="0" w:firstColumn="0" w:lastColumn="0" w:noHBand="0" w:noVBand="1"/>
    </w:tblPr>
    <w:tblGrid>
      <w:gridCol w:w="4682"/>
      <w:gridCol w:w="4822"/>
    </w:tblGrid>
    <w:tr w:rsidR="00E27069" w14:paraId="2BCB2E4C" w14:textId="77777777">
      <w:tc>
        <w:tcPr>
          <w:tcW w:w="4682" w:type="dxa"/>
          <w:shd w:val="clear" w:color="auto" w:fill="auto"/>
          <w:vAlign w:val="center"/>
        </w:tcPr>
        <w:p w14:paraId="71FBC1F0" w14:textId="3E55A150" w:rsidR="00E27069" w:rsidRDefault="00000000">
          <w:pPr>
            <w:pBdr>
              <w:top w:val="nil"/>
              <w:left w:val="nil"/>
              <w:bottom w:val="nil"/>
              <w:right w:val="nil"/>
              <w:between w:val="nil"/>
            </w:pBdr>
            <w:jc w:val="left"/>
            <w:rPr>
              <w:b/>
              <w:color w:val="000000"/>
              <w:sz w:val="18"/>
              <w:szCs w:val="18"/>
            </w:rPr>
          </w:pPr>
          <w:r>
            <w:rPr>
              <w:b/>
              <w:color w:val="0070C0"/>
              <w:sz w:val="18"/>
              <w:szCs w:val="18"/>
            </w:rPr>
            <w:t>Business Analysis Report</w:t>
          </w:r>
        </w:p>
        <w:p w14:paraId="624C1A88" w14:textId="77777777" w:rsidR="00E27069" w:rsidRDefault="00000000">
          <w:pPr>
            <w:pBdr>
              <w:top w:val="nil"/>
              <w:left w:val="nil"/>
              <w:bottom w:val="nil"/>
              <w:right w:val="nil"/>
              <w:between w:val="nil"/>
            </w:pBdr>
            <w:jc w:val="left"/>
            <w:rPr>
              <w:color w:val="FA771E"/>
              <w:sz w:val="18"/>
              <w:szCs w:val="18"/>
            </w:rPr>
          </w:pPr>
          <w:r>
            <w:rPr>
              <w:color w:val="808080"/>
              <w:sz w:val="18"/>
              <w:szCs w:val="18"/>
            </w:rPr>
            <w:t>For Year 2022-23</w:t>
          </w:r>
        </w:p>
      </w:tc>
      <w:tc>
        <w:tcPr>
          <w:tcW w:w="4822" w:type="dxa"/>
          <w:vAlign w:val="center"/>
        </w:tcPr>
        <w:p w14:paraId="1CA2C779" w14:textId="77777777" w:rsidR="00E27069" w:rsidRDefault="00000000">
          <w:pPr>
            <w:pBdr>
              <w:top w:val="nil"/>
              <w:left w:val="nil"/>
              <w:bottom w:val="nil"/>
              <w:right w:val="nil"/>
              <w:between w:val="nil"/>
            </w:pBdr>
            <w:jc w:val="right"/>
            <w:rPr>
              <w:color w:val="000000"/>
              <w:sz w:val="18"/>
              <w:szCs w:val="18"/>
            </w:rPr>
          </w:pPr>
          <w:r>
            <w:rPr>
              <w:noProof/>
              <w:color w:val="000000"/>
              <w:sz w:val="18"/>
              <w:szCs w:val="18"/>
            </w:rPr>
            <w:drawing>
              <wp:inline distT="0" distB="0" distL="0" distR="0" wp14:anchorId="2EA4436B" wp14:editId="6EBB1D9C">
                <wp:extent cx="925068" cy="319662"/>
                <wp:effectExtent l="0" t="0" r="0" b="0"/>
                <wp:docPr id="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925068" cy="319662"/>
                        </a:xfrm>
                        <a:prstGeom prst="rect">
                          <a:avLst/>
                        </a:prstGeom>
                        <a:ln/>
                      </pic:spPr>
                    </pic:pic>
                  </a:graphicData>
                </a:graphic>
              </wp:inline>
            </w:drawing>
          </w:r>
        </w:p>
      </w:tc>
    </w:tr>
  </w:tbl>
  <w:p w14:paraId="2CBBDC13" w14:textId="77777777" w:rsidR="00E27069" w:rsidRDefault="00E27069">
    <w:pPr>
      <w:pBdr>
        <w:top w:val="nil"/>
        <w:left w:val="nil"/>
        <w:bottom w:val="nil"/>
        <w:right w:val="nil"/>
        <w:between w:val="nil"/>
      </w:pBdr>
      <w:spacing w:after="0" w:line="240" w:lineRule="auto"/>
      <w:rPr>
        <w:color w:val="000000"/>
        <w:sz w:val="14"/>
        <w:szCs w:val="14"/>
      </w:rPr>
    </w:pPr>
  </w:p>
  <w:p w14:paraId="3DF67CCD" w14:textId="77777777" w:rsidR="00E27069" w:rsidRDefault="00E27069">
    <w:pPr>
      <w:pBdr>
        <w:top w:val="nil"/>
        <w:left w:val="nil"/>
        <w:bottom w:val="nil"/>
        <w:right w:val="nil"/>
        <w:between w:val="nil"/>
      </w:pBdr>
      <w:spacing w:after="0" w:line="240" w:lineRule="auto"/>
      <w:rPr>
        <w:color w:val="000000"/>
        <w:sz w:val="14"/>
        <w:szCs w:val="14"/>
      </w:rPr>
    </w:pPr>
  </w:p>
  <w:p w14:paraId="341E8B48" w14:textId="77777777" w:rsidR="00E27069" w:rsidRDefault="00E27069">
    <w:pPr>
      <w:pBdr>
        <w:top w:val="nil"/>
        <w:left w:val="nil"/>
        <w:bottom w:val="nil"/>
        <w:right w:val="nil"/>
        <w:between w:val="nil"/>
      </w:pBdr>
      <w:spacing w:after="0" w:line="240" w:lineRule="auto"/>
      <w:rPr>
        <w:color w:val="000000"/>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51F5"/>
    <w:multiLevelType w:val="hybridMultilevel"/>
    <w:tmpl w:val="E98C480C"/>
    <w:lvl w:ilvl="0" w:tplc="EEE8E9C8">
      <w:start w:val="5"/>
      <w:numFmt w:val="bullet"/>
      <w:lvlText w:val="-"/>
      <w:lvlJc w:val="left"/>
      <w:pPr>
        <w:ind w:left="720" w:hanging="360"/>
      </w:pPr>
      <w:rPr>
        <w:rFonts w:ascii="Quattrocento Sans" w:eastAsia="Quattrocento Sans" w:hAnsi="Quattrocento Sans" w:cs="Quattrocento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1F675A"/>
    <w:multiLevelType w:val="hybridMultilevel"/>
    <w:tmpl w:val="2CBEE472"/>
    <w:lvl w:ilvl="0" w:tplc="5E5A3F98">
      <w:start w:val="2"/>
      <w:numFmt w:val="bullet"/>
      <w:lvlText w:val=""/>
      <w:lvlJc w:val="left"/>
      <w:pPr>
        <w:ind w:left="720" w:hanging="360"/>
      </w:pPr>
      <w:rPr>
        <w:rFonts w:ascii="Symbol" w:eastAsia="Quattrocento Sans" w:hAnsi="Symbol" w:cs="Quattrocento San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8919C7"/>
    <w:multiLevelType w:val="multilevel"/>
    <w:tmpl w:val="36B6728C"/>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AA72F5"/>
    <w:multiLevelType w:val="multilevel"/>
    <w:tmpl w:val="FC96A9E6"/>
    <w:lvl w:ilvl="0">
      <w:start w:val="1"/>
      <w:numFmt w:val="lowerRoman"/>
      <w:pStyle w:val="BulletList"/>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BC0E31"/>
    <w:multiLevelType w:val="hybridMultilevel"/>
    <w:tmpl w:val="A8ECFC72"/>
    <w:lvl w:ilvl="0" w:tplc="BDA2A8D6">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6A909E9"/>
    <w:multiLevelType w:val="multilevel"/>
    <w:tmpl w:val="ABC6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4D5EC2"/>
    <w:multiLevelType w:val="hybridMultilevel"/>
    <w:tmpl w:val="642AFA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EB0F64"/>
    <w:multiLevelType w:val="multilevel"/>
    <w:tmpl w:val="4EA8F8BA"/>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5152D0"/>
    <w:multiLevelType w:val="hybridMultilevel"/>
    <w:tmpl w:val="0CE4FB9A"/>
    <w:lvl w:ilvl="0" w:tplc="8A0EE4B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D0429B3"/>
    <w:multiLevelType w:val="multilevel"/>
    <w:tmpl w:val="DBFCE23A"/>
    <w:lvl w:ilvl="0">
      <w:start w:val="1"/>
      <w:numFmt w:val="bullet"/>
      <w:lvlText w:val="-"/>
      <w:lvlJc w:val="left"/>
      <w:pPr>
        <w:ind w:left="1440" w:hanging="360"/>
      </w:pPr>
      <w:rPr>
        <w:rFonts w:ascii="Quattrocento Sans" w:eastAsia="Quattrocento Sans" w:hAnsi="Quattrocento Sans" w:cs="Quattrocento San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33224F71"/>
    <w:multiLevelType w:val="multilevel"/>
    <w:tmpl w:val="F1E467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503D33"/>
    <w:multiLevelType w:val="multilevel"/>
    <w:tmpl w:val="2E12B3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1920D5"/>
    <w:multiLevelType w:val="hybridMultilevel"/>
    <w:tmpl w:val="2D0A3DCC"/>
    <w:lvl w:ilvl="0" w:tplc="EEE8E9C8">
      <w:start w:val="5"/>
      <w:numFmt w:val="bullet"/>
      <w:lvlText w:val="-"/>
      <w:lvlJc w:val="left"/>
      <w:pPr>
        <w:ind w:left="720" w:hanging="360"/>
      </w:pPr>
      <w:rPr>
        <w:rFonts w:ascii="Quattrocento Sans" w:eastAsia="Quattrocento Sans" w:hAnsi="Quattrocento Sans" w:cs="Quattrocento San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FF970AC"/>
    <w:multiLevelType w:val="hybridMultilevel"/>
    <w:tmpl w:val="7C1CD854"/>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363839"/>
    <w:multiLevelType w:val="multilevel"/>
    <w:tmpl w:val="3788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7D792F"/>
    <w:multiLevelType w:val="multilevel"/>
    <w:tmpl w:val="973A2C9A"/>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1C2F45"/>
    <w:multiLevelType w:val="multilevel"/>
    <w:tmpl w:val="68F05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BE5298"/>
    <w:multiLevelType w:val="multilevel"/>
    <w:tmpl w:val="BB22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06222A"/>
    <w:multiLevelType w:val="hybridMultilevel"/>
    <w:tmpl w:val="E298871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260FE7"/>
    <w:multiLevelType w:val="multilevel"/>
    <w:tmpl w:val="8AF4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8707DD"/>
    <w:multiLevelType w:val="multilevel"/>
    <w:tmpl w:val="9766A9B0"/>
    <w:lvl w:ilvl="0">
      <w:start w:val="1"/>
      <w:numFmt w:val="lowerRoman"/>
      <w:pStyle w:val="NumberList"/>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64763D"/>
    <w:multiLevelType w:val="multilevel"/>
    <w:tmpl w:val="A5B2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C4B6CCA"/>
    <w:multiLevelType w:val="multilevel"/>
    <w:tmpl w:val="8CD674E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3BE2C2C"/>
    <w:multiLevelType w:val="multilevel"/>
    <w:tmpl w:val="A7BEA4B4"/>
    <w:lvl w:ilvl="0">
      <w:start w:val="3"/>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56A6A8B"/>
    <w:multiLevelType w:val="hybridMultilevel"/>
    <w:tmpl w:val="AED6BCEA"/>
    <w:lvl w:ilvl="0" w:tplc="14F21074">
      <w:start w:val="1"/>
      <w:numFmt w:val="decimal"/>
      <w:lvlText w:val="%1."/>
      <w:lvlJc w:val="left"/>
      <w:pPr>
        <w:ind w:left="720" w:hanging="360"/>
      </w:pPr>
      <w:rPr>
        <w:rFonts w:ascii="Quattrocento Sans" w:eastAsia="Quattrocento Sans" w:hAnsi="Quattrocento Sans" w:cs="Quattrocento Sans" w:hint="default"/>
        <w:color w:val="0000FF" w:themeColor="hyperlink"/>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837656"/>
    <w:multiLevelType w:val="hybridMultilevel"/>
    <w:tmpl w:val="B2AE34B6"/>
    <w:lvl w:ilvl="0" w:tplc="73D08B9E">
      <w:start w:val="2"/>
      <w:numFmt w:val="bullet"/>
      <w:lvlText w:val=""/>
      <w:lvlJc w:val="left"/>
      <w:pPr>
        <w:ind w:left="720" w:hanging="360"/>
      </w:pPr>
      <w:rPr>
        <w:rFonts w:ascii="Symbol" w:eastAsia="Quattrocento Sans" w:hAnsi="Symbol" w:cs="Quattrocento San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B1A05AD"/>
    <w:multiLevelType w:val="hybridMultilevel"/>
    <w:tmpl w:val="C26894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65178C"/>
    <w:multiLevelType w:val="hybridMultilevel"/>
    <w:tmpl w:val="EC1E02EC"/>
    <w:lvl w:ilvl="0" w:tplc="C084005A">
      <w:start w:val="2"/>
      <w:numFmt w:val="bullet"/>
      <w:lvlText w:val=""/>
      <w:lvlJc w:val="left"/>
      <w:pPr>
        <w:ind w:left="720" w:hanging="360"/>
      </w:pPr>
      <w:rPr>
        <w:rFonts w:ascii="Symbol" w:eastAsia="Quattrocento Sans" w:hAnsi="Symbol" w:cs="Quattrocento San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7D5F7DCA"/>
    <w:multiLevelType w:val="multilevel"/>
    <w:tmpl w:val="DEDE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BE0FA2"/>
    <w:multiLevelType w:val="multilevel"/>
    <w:tmpl w:val="CEBE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41979222">
    <w:abstractNumId w:val="7"/>
  </w:num>
  <w:num w:numId="2" w16cid:durableId="1402412007">
    <w:abstractNumId w:val="20"/>
  </w:num>
  <w:num w:numId="3" w16cid:durableId="1073819946">
    <w:abstractNumId w:val="3"/>
  </w:num>
  <w:num w:numId="4" w16cid:durableId="362750217">
    <w:abstractNumId w:val="23"/>
  </w:num>
  <w:num w:numId="5" w16cid:durableId="915018321">
    <w:abstractNumId w:val="15"/>
  </w:num>
  <w:num w:numId="6" w16cid:durableId="940534041">
    <w:abstractNumId w:val="22"/>
  </w:num>
  <w:num w:numId="7" w16cid:durableId="1125269458">
    <w:abstractNumId w:val="9"/>
  </w:num>
  <w:num w:numId="8" w16cid:durableId="1440638587">
    <w:abstractNumId w:val="2"/>
  </w:num>
  <w:num w:numId="9" w16cid:durableId="1516387352">
    <w:abstractNumId w:val="1"/>
  </w:num>
  <w:num w:numId="10" w16cid:durableId="1943343808">
    <w:abstractNumId w:val="16"/>
  </w:num>
  <w:num w:numId="11" w16cid:durableId="1353720686">
    <w:abstractNumId w:val="27"/>
  </w:num>
  <w:num w:numId="12" w16cid:durableId="399795768">
    <w:abstractNumId w:val="25"/>
  </w:num>
  <w:num w:numId="13" w16cid:durableId="643124445">
    <w:abstractNumId w:val="12"/>
  </w:num>
  <w:num w:numId="14" w16cid:durableId="1622757777">
    <w:abstractNumId w:val="4"/>
  </w:num>
  <w:num w:numId="15" w16cid:durableId="1967853240">
    <w:abstractNumId w:val="5"/>
  </w:num>
  <w:num w:numId="16" w16cid:durableId="1695154628">
    <w:abstractNumId w:val="17"/>
  </w:num>
  <w:num w:numId="17" w16cid:durableId="1855994961">
    <w:abstractNumId w:val="19"/>
  </w:num>
  <w:num w:numId="18" w16cid:durableId="1461805420">
    <w:abstractNumId w:val="21"/>
  </w:num>
  <w:num w:numId="19" w16cid:durableId="1836609627">
    <w:abstractNumId w:val="28"/>
  </w:num>
  <w:num w:numId="20" w16cid:durableId="256058505">
    <w:abstractNumId w:val="14"/>
  </w:num>
  <w:num w:numId="21" w16cid:durableId="640506097">
    <w:abstractNumId w:val="29"/>
  </w:num>
  <w:num w:numId="22" w16cid:durableId="246035240">
    <w:abstractNumId w:val="11"/>
  </w:num>
  <w:num w:numId="23" w16cid:durableId="1357728607">
    <w:abstractNumId w:val="10"/>
  </w:num>
  <w:num w:numId="24" w16cid:durableId="507015564">
    <w:abstractNumId w:val="8"/>
  </w:num>
  <w:num w:numId="25" w16cid:durableId="219096943">
    <w:abstractNumId w:val="24"/>
  </w:num>
  <w:num w:numId="26" w16cid:durableId="527835625">
    <w:abstractNumId w:val="6"/>
  </w:num>
  <w:num w:numId="27" w16cid:durableId="474415864">
    <w:abstractNumId w:val="0"/>
  </w:num>
  <w:num w:numId="28" w16cid:durableId="1090199094">
    <w:abstractNumId w:val="13"/>
  </w:num>
  <w:num w:numId="29" w16cid:durableId="1609000192">
    <w:abstractNumId w:val="18"/>
  </w:num>
  <w:num w:numId="30" w16cid:durableId="1259094846">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ystin McDermott">
    <w15:presenceInfo w15:providerId="Windows Live" w15:userId="711b756def72c1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069"/>
    <w:rsid w:val="00030A6B"/>
    <w:rsid w:val="0004480D"/>
    <w:rsid w:val="000605E6"/>
    <w:rsid w:val="00093DD1"/>
    <w:rsid w:val="000A5F2E"/>
    <w:rsid w:val="000B4107"/>
    <w:rsid w:val="000E0EC4"/>
    <w:rsid w:val="001B155D"/>
    <w:rsid w:val="001B3089"/>
    <w:rsid w:val="001D1A2D"/>
    <w:rsid w:val="001E297D"/>
    <w:rsid w:val="001F1774"/>
    <w:rsid w:val="00211688"/>
    <w:rsid w:val="0022212D"/>
    <w:rsid w:val="00231B09"/>
    <w:rsid w:val="00246802"/>
    <w:rsid w:val="0024711D"/>
    <w:rsid w:val="00247261"/>
    <w:rsid w:val="002A4A54"/>
    <w:rsid w:val="002C0E40"/>
    <w:rsid w:val="003001E6"/>
    <w:rsid w:val="00314116"/>
    <w:rsid w:val="00324401"/>
    <w:rsid w:val="003660B3"/>
    <w:rsid w:val="003816F2"/>
    <w:rsid w:val="003D0681"/>
    <w:rsid w:val="003E3DC8"/>
    <w:rsid w:val="0044049B"/>
    <w:rsid w:val="004A7AC1"/>
    <w:rsid w:val="004C0DE6"/>
    <w:rsid w:val="004C6052"/>
    <w:rsid w:val="004C73D5"/>
    <w:rsid w:val="004E66CC"/>
    <w:rsid w:val="0050383A"/>
    <w:rsid w:val="00532A83"/>
    <w:rsid w:val="00551A56"/>
    <w:rsid w:val="00593E00"/>
    <w:rsid w:val="005B2172"/>
    <w:rsid w:val="005B66D0"/>
    <w:rsid w:val="005F4551"/>
    <w:rsid w:val="005F7293"/>
    <w:rsid w:val="0068355A"/>
    <w:rsid w:val="006A201F"/>
    <w:rsid w:val="006B0FEF"/>
    <w:rsid w:val="006B65E7"/>
    <w:rsid w:val="006C1087"/>
    <w:rsid w:val="006C2B83"/>
    <w:rsid w:val="006D5B8B"/>
    <w:rsid w:val="0075302C"/>
    <w:rsid w:val="0076052C"/>
    <w:rsid w:val="007636C2"/>
    <w:rsid w:val="007E42EE"/>
    <w:rsid w:val="00817481"/>
    <w:rsid w:val="00837EF5"/>
    <w:rsid w:val="0088013D"/>
    <w:rsid w:val="008B0E17"/>
    <w:rsid w:val="008C0B65"/>
    <w:rsid w:val="008E6A33"/>
    <w:rsid w:val="00911198"/>
    <w:rsid w:val="009345A3"/>
    <w:rsid w:val="00940D78"/>
    <w:rsid w:val="00986D88"/>
    <w:rsid w:val="009905A4"/>
    <w:rsid w:val="009F54EC"/>
    <w:rsid w:val="00A00397"/>
    <w:rsid w:val="00A1238D"/>
    <w:rsid w:val="00A13156"/>
    <w:rsid w:val="00A35DB4"/>
    <w:rsid w:val="00A51B95"/>
    <w:rsid w:val="00A51DEC"/>
    <w:rsid w:val="00A845A8"/>
    <w:rsid w:val="00A84E12"/>
    <w:rsid w:val="00A96FB0"/>
    <w:rsid w:val="00AB0A1C"/>
    <w:rsid w:val="00AC1835"/>
    <w:rsid w:val="00AC2702"/>
    <w:rsid w:val="00AC5B6A"/>
    <w:rsid w:val="00AF733A"/>
    <w:rsid w:val="00B0274B"/>
    <w:rsid w:val="00B615A7"/>
    <w:rsid w:val="00BA4AD2"/>
    <w:rsid w:val="00BA5284"/>
    <w:rsid w:val="00C1370B"/>
    <w:rsid w:val="00C67A55"/>
    <w:rsid w:val="00C7431A"/>
    <w:rsid w:val="00C84501"/>
    <w:rsid w:val="00C85931"/>
    <w:rsid w:val="00CA5F3E"/>
    <w:rsid w:val="00CD0FA1"/>
    <w:rsid w:val="00CE3A17"/>
    <w:rsid w:val="00CF4173"/>
    <w:rsid w:val="00D240A9"/>
    <w:rsid w:val="00D4783B"/>
    <w:rsid w:val="00D51398"/>
    <w:rsid w:val="00DB1B8D"/>
    <w:rsid w:val="00DC27B3"/>
    <w:rsid w:val="00DC50B8"/>
    <w:rsid w:val="00DE28D6"/>
    <w:rsid w:val="00DE4C23"/>
    <w:rsid w:val="00DE76BB"/>
    <w:rsid w:val="00E00BE3"/>
    <w:rsid w:val="00E0280F"/>
    <w:rsid w:val="00E10C4F"/>
    <w:rsid w:val="00E1753D"/>
    <w:rsid w:val="00E2007B"/>
    <w:rsid w:val="00E27069"/>
    <w:rsid w:val="00E304A4"/>
    <w:rsid w:val="00E347F0"/>
    <w:rsid w:val="00E71D64"/>
    <w:rsid w:val="00E921A7"/>
    <w:rsid w:val="00EA40DE"/>
    <w:rsid w:val="00EB52E8"/>
    <w:rsid w:val="00F2365D"/>
    <w:rsid w:val="00F26C1E"/>
    <w:rsid w:val="00F348B6"/>
    <w:rsid w:val="00F4340B"/>
    <w:rsid w:val="00F56084"/>
    <w:rsid w:val="00F74A3A"/>
    <w:rsid w:val="00F81181"/>
    <w:rsid w:val="00F9662C"/>
    <w:rsid w:val="00FF02D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01C4D"/>
  <w15:docId w15:val="{EC0F2A0C-B535-4583-A469-E2E943AB6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Quattrocento Sans" w:eastAsia="Quattrocento Sans" w:hAnsi="Quattrocento Sans" w:cs="Quattrocento Sans"/>
        <w:sz w:val="22"/>
        <w:szCs w:val="22"/>
        <w:lang w:val="en" w:eastAsia="en-IE" w:bidi="ar-SA"/>
      </w:rPr>
    </w:rPrDefault>
    <w:pPrDefault>
      <w:pPr>
        <w:spacing w:after="200" w:line="283"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E54"/>
  </w:style>
  <w:style w:type="paragraph" w:styleId="Heading1">
    <w:name w:val="heading 1"/>
    <w:basedOn w:val="Normal"/>
    <w:next w:val="Normal"/>
    <w:link w:val="Heading1Char"/>
    <w:uiPriority w:val="9"/>
    <w:qFormat/>
    <w:rsid w:val="005D6A9E"/>
    <w:pPr>
      <w:spacing w:after="400" w:line="240" w:lineRule="auto"/>
      <w:ind w:left="864" w:right="864"/>
      <w:contextualSpacing/>
      <w:jc w:val="center"/>
      <w:outlineLvl w:val="0"/>
    </w:pPr>
    <w:rPr>
      <w:rFonts w:ascii="Segoe UI Light" w:eastAsiaTheme="majorEastAsia" w:hAnsi="Segoe UI Light" w:cs="Segoe UI Light"/>
      <w:b/>
      <w:bCs/>
      <w:smallCaps/>
      <w:color w:val="595959" w:themeColor="text1" w:themeTint="A6"/>
      <w:sz w:val="46"/>
      <w:szCs w:val="46"/>
    </w:rPr>
  </w:style>
  <w:style w:type="paragraph" w:styleId="Heading2">
    <w:name w:val="heading 2"/>
    <w:basedOn w:val="Normal"/>
    <w:next w:val="Normal"/>
    <w:link w:val="Heading2Char"/>
    <w:uiPriority w:val="9"/>
    <w:unhideWhenUsed/>
    <w:qFormat/>
    <w:rsid w:val="008C5FB4"/>
    <w:pPr>
      <w:spacing w:before="360" w:after="320" w:line="240" w:lineRule="auto"/>
      <w:ind w:right="1584"/>
      <w:contextualSpacing/>
      <w:jc w:val="left"/>
      <w:outlineLvl w:val="1"/>
    </w:pPr>
    <w:rPr>
      <w:rFonts w:ascii="Segoe UI Semibold" w:eastAsiaTheme="majorEastAsia" w:hAnsi="Segoe UI Semibold" w:cs="Segoe UI Semibold"/>
      <w:b/>
      <w:bCs/>
      <w:color w:val="0070C0"/>
      <w:sz w:val="34"/>
      <w:szCs w:val="34"/>
    </w:rPr>
  </w:style>
  <w:style w:type="paragraph" w:styleId="Heading3">
    <w:name w:val="heading 3"/>
    <w:basedOn w:val="Normal"/>
    <w:next w:val="Normal"/>
    <w:link w:val="Heading3Char"/>
    <w:uiPriority w:val="9"/>
    <w:unhideWhenUsed/>
    <w:qFormat/>
    <w:rsid w:val="00FE0F12"/>
    <w:pPr>
      <w:spacing w:before="400" w:after="160" w:line="271" w:lineRule="auto"/>
      <w:ind w:right="864"/>
      <w:contextualSpacing/>
      <w:jc w:val="left"/>
      <w:outlineLvl w:val="2"/>
    </w:pPr>
    <w:rPr>
      <w:rFonts w:ascii="Segoe UI Semibold" w:eastAsiaTheme="majorEastAsia" w:hAnsi="Segoe UI Semibold" w:cs="Segoe UI Semibold"/>
      <w:color w:val="595959" w:themeColor="text1" w:themeTint="A6"/>
      <w:sz w:val="28"/>
      <w:szCs w:val="28"/>
    </w:rPr>
  </w:style>
  <w:style w:type="paragraph" w:styleId="Heading4">
    <w:name w:val="heading 4"/>
    <w:basedOn w:val="Normal"/>
    <w:next w:val="Normal"/>
    <w:link w:val="Heading4Char"/>
    <w:uiPriority w:val="9"/>
    <w:semiHidden/>
    <w:unhideWhenUsed/>
    <w:qFormat/>
    <w:rsid w:val="000E5294"/>
    <w:pPr>
      <w:spacing w:before="400" w:after="160"/>
      <w:contextualSpacing/>
      <w:outlineLvl w:val="3"/>
    </w:pPr>
    <w:rPr>
      <w:rFonts w:eastAsiaTheme="majorEastAsia" w:cs="Segoe UI"/>
      <w:i/>
      <w:iCs/>
      <w:color w:val="FA771E"/>
      <w:sz w:val="28"/>
      <w:szCs w:val="28"/>
    </w:rPr>
  </w:style>
  <w:style w:type="paragraph" w:styleId="Heading5">
    <w:name w:val="heading 5"/>
    <w:basedOn w:val="Normal"/>
    <w:next w:val="Normal"/>
    <w:link w:val="Heading5Char"/>
    <w:uiPriority w:val="9"/>
    <w:semiHidden/>
    <w:unhideWhenUsed/>
    <w:qFormat/>
    <w:rsid w:val="00942E0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42E0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42E0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42E0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42E0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1E99"/>
    <w:pPr>
      <w:spacing w:line="216" w:lineRule="auto"/>
      <w:contextualSpacing/>
      <w:jc w:val="left"/>
    </w:pPr>
    <w:rPr>
      <w:rFonts w:ascii="Segoe UI Black" w:eastAsiaTheme="majorEastAsia" w:hAnsi="Segoe UI Black" w:cstheme="majorBidi"/>
      <w:caps/>
      <w:color w:val="0070C0"/>
      <w:spacing w:val="5"/>
      <w:sz w:val="54"/>
      <w:szCs w:val="54"/>
    </w:rPr>
  </w:style>
  <w:style w:type="character" w:customStyle="1" w:styleId="Heading1Char">
    <w:name w:val="Heading 1 Char"/>
    <w:basedOn w:val="DefaultParagraphFont"/>
    <w:link w:val="Heading1"/>
    <w:uiPriority w:val="9"/>
    <w:rsid w:val="005D6A9E"/>
    <w:rPr>
      <w:rFonts w:ascii="Segoe UI Light" w:eastAsiaTheme="majorEastAsia" w:hAnsi="Segoe UI Light" w:cs="Segoe UI Light"/>
      <w:b/>
      <w:bCs/>
      <w:smallCaps/>
      <w:color w:val="595959" w:themeColor="text1" w:themeTint="A6"/>
      <w:sz w:val="46"/>
      <w:szCs w:val="46"/>
      <w:lang w:val="en"/>
    </w:rPr>
  </w:style>
  <w:style w:type="character" w:customStyle="1" w:styleId="Heading2Char">
    <w:name w:val="Heading 2 Char"/>
    <w:basedOn w:val="DefaultParagraphFont"/>
    <w:link w:val="Heading2"/>
    <w:uiPriority w:val="9"/>
    <w:rsid w:val="008C5FB4"/>
    <w:rPr>
      <w:rFonts w:ascii="Segoe UI Semibold" w:eastAsiaTheme="majorEastAsia" w:hAnsi="Segoe UI Semibold" w:cs="Segoe UI Semibold"/>
      <w:b/>
      <w:bCs/>
      <w:color w:val="0070C0"/>
      <w:sz w:val="34"/>
      <w:szCs w:val="34"/>
      <w:lang w:val="en"/>
    </w:rPr>
  </w:style>
  <w:style w:type="character" w:customStyle="1" w:styleId="Heading3Char">
    <w:name w:val="Heading 3 Char"/>
    <w:basedOn w:val="DefaultParagraphFont"/>
    <w:link w:val="Heading3"/>
    <w:uiPriority w:val="9"/>
    <w:rsid w:val="00FE0F12"/>
    <w:rPr>
      <w:rFonts w:ascii="Segoe UI Semibold" w:eastAsiaTheme="majorEastAsia" w:hAnsi="Segoe UI Semibold" w:cs="Segoe UI Semibold"/>
      <w:color w:val="595959" w:themeColor="text1" w:themeTint="A6"/>
      <w:sz w:val="28"/>
      <w:szCs w:val="28"/>
      <w:lang w:val="en"/>
    </w:rPr>
  </w:style>
  <w:style w:type="character" w:customStyle="1" w:styleId="Heading4Char">
    <w:name w:val="Heading 4 Char"/>
    <w:basedOn w:val="DefaultParagraphFont"/>
    <w:link w:val="Heading4"/>
    <w:uiPriority w:val="9"/>
    <w:rsid w:val="000E5294"/>
    <w:rPr>
      <w:rFonts w:eastAsiaTheme="majorEastAsia" w:cs="Segoe UI"/>
      <w:i/>
      <w:iCs/>
      <w:color w:val="FA771E"/>
      <w:sz w:val="28"/>
      <w:szCs w:val="28"/>
    </w:rPr>
  </w:style>
  <w:style w:type="character" w:customStyle="1" w:styleId="Heading5Char">
    <w:name w:val="Heading 5 Char"/>
    <w:basedOn w:val="DefaultParagraphFont"/>
    <w:link w:val="Heading5"/>
    <w:uiPriority w:val="9"/>
    <w:semiHidden/>
    <w:rsid w:val="00942E0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42E0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42E0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42E0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42E05"/>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DB1E99"/>
    <w:rPr>
      <w:rFonts w:ascii="Segoe UI Black" w:eastAsiaTheme="majorEastAsia" w:hAnsi="Segoe UI Black" w:cstheme="majorBidi"/>
      <w:caps/>
      <w:color w:val="0070C0"/>
      <w:spacing w:val="5"/>
      <w:sz w:val="54"/>
      <w:szCs w:val="54"/>
      <w:lang w:val="en"/>
    </w:rPr>
  </w:style>
  <w:style w:type="paragraph" w:styleId="Subtitle">
    <w:name w:val="Subtitle"/>
    <w:basedOn w:val="Normal"/>
    <w:next w:val="Normal"/>
    <w:link w:val="SubtitleChar"/>
    <w:uiPriority w:val="11"/>
    <w:qFormat/>
    <w:pPr>
      <w:spacing w:after="600"/>
    </w:pPr>
    <w:rPr>
      <w:rFonts w:ascii="Cambria" w:eastAsia="Cambria" w:hAnsi="Cambria" w:cs="Cambria"/>
      <w:i/>
      <w:sz w:val="24"/>
      <w:szCs w:val="24"/>
    </w:rPr>
  </w:style>
  <w:style w:type="character" w:customStyle="1" w:styleId="SubtitleChar">
    <w:name w:val="Subtitle Char"/>
    <w:basedOn w:val="DefaultParagraphFont"/>
    <w:link w:val="Subtitle"/>
    <w:uiPriority w:val="11"/>
    <w:rsid w:val="00942E05"/>
    <w:rPr>
      <w:rFonts w:asciiTheme="majorHAnsi" w:eastAsiaTheme="majorEastAsia" w:hAnsiTheme="majorHAnsi" w:cstheme="majorBidi"/>
      <w:i/>
      <w:iCs/>
      <w:spacing w:val="13"/>
      <w:sz w:val="24"/>
      <w:szCs w:val="24"/>
    </w:rPr>
  </w:style>
  <w:style w:type="character" w:styleId="Strong">
    <w:name w:val="Strong"/>
    <w:uiPriority w:val="22"/>
    <w:qFormat/>
    <w:rsid w:val="00942E05"/>
    <w:rPr>
      <w:b/>
      <w:bCs/>
    </w:rPr>
  </w:style>
  <w:style w:type="character" w:styleId="Emphasis">
    <w:name w:val="Emphasis"/>
    <w:uiPriority w:val="20"/>
    <w:qFormat/>
    <w:rsid w:val="00942E05"/>
    <w:rPr>
      <w:b/>
      <w:bCs/>
      <w:i/>
      <w:iCs/>
      <w:spacing w:val="10"/>
      <w:bdr w:val="none" w:sz="0" w:space="0" w:color="auto"/>
      <w:shd w:val="clear" w:color="auto" w:fill="auto"/>
    </w:rPr>
  </w:style>
  <w:style w:type="paragraph" w:styleId="NoSpacing">
    <w:name w:val="No Spacing"/>
    <w:basedOn w:val="Normal"/>
    <w:uiPriority w:val="1"/>
    <w:qFormat/>
    <w:rsid w:val="00942E05"/>
    <w:pPr>
      <w:spacing w:after="0" w:line="240" w:lineRule="auto"/>
    </w:pPr>
  </w:style>
  <w:style w:type="paragraph" w:styleId="ListParagraph">
    <w:name w:val="List Paragraph"/>
    <w:basedOn w:val="Normal"/>
    <w:link w:val="ListParagraphChar"/>
    <w:uiPriority w:val="34"/>
    <w:qFormat/>
    <w:rsid w:val="00942E05"/>
    <w:pPr>
      <w:ind w:left="720"/>
      <w:contextualSpacing/>
    </w:pPr>
  </w:style>
  <w:style w:type="paragraph" w:styleId="Quote">
    <w:name w:val="Quote"/>
    <w:basedOn w:val="Normal"/>
    <w:next w:val="Normal"/>
    <w:link w:val="QuoteChar"/>
    <w:uiPriority w:val="29"/>
    <w:qFormat/>
    <w:rsid w:val="00942E05"/>
    <w:pPr>
      <w:spacing w:before="200" w:after="0"/>
      <w:ind w:left="360" w:right="360"/>
    </w:pPr>
    <w:rPr>
      <w:i/>
      <w:iCs/>
    </w:rPr>
  </w:style>
  <w:style w:type="character" w:customStyle="1" w:styleId="QuoteChar">
    <w:name w:val="Quote Char"/>
    <w:basedOn w:val="DefaultParagraphFont"/>
    <w:link w:val="Quote"/>
    <w:uiPriority w:val="29"/>
    <w:rsid w:val="00942E05"/>
    <w:rPr>
      <w:i/>
      <w:iCs/>
    </w:rPr>
  </w:style>
  <w:style w:type="paragraph" w:styleId="IntenseQuote">
    <w:name w:val="Intense Quote"/>
    <w:basedOn w:val="Normal"/>
    <w:next w:val="Normal"/>
    <w:link w:val="IntenseQuoteChar"/>
    <w:uiPriority w:val="30"/>
    <w:qFormat/>
    <w:rsid w:val="00942E0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42E05"/>
    <w:rPr>
      <w:b/>
      <w:bCs/>
      <w:i/>
      <w:iCs/>
    </w:rPr>
  </w:style>
  <w:style w:type="character" w:styleId="SubtleEmphasis">
    <w:name w:val="Subtle Emphasis"/>
    <w:uiPriority w:val="19"/>
    <w:qFormat/>
    <w:rsid w:val="00942E05"/>
    <w:rPr>
      <w:i/>
      <w:iCs/>
    </w:rPr>
  </w:style>
  <w:style w:type="character" w:styleId="IntenseEmphasis">
    <w:name w:val="Intense Emphasis"/>
    <w:uiPriority w:val="21"/>
    <w:qFormat/>
    <w:rsid w:val="00942E05"/>
    <w:rPr>
      <w:b/>
      <w:bCs/>
    </w:rPr>
  </w:style>
  <w:style w:type="character" w:styleId="SubtleReference">
    <w:name w:val="Subtle Reference"/>
    <w:uiPriority w:val="31"/>
    <w:qFormat/>
    <w:rsid w:val="00942E05"/>
    <w:rPr>
      <w:smallCaps/>
    </w:rPr>
  </w:style>
  <w:style w:type="character" w:styleId="IntenseReference">
    <w:name w:val="Intense Reference"/>
    <w:uiPriority w:val="32"/>
    <w:qFormat/>
    <w:rsid w:val="00942E05"/>
    <w:rPr>
      <w:smallCaps/>
      <w:spacing w:val="5"/>
      <w:u w:val="single"/>
    </w:rPr>
  </w:style>
  <w:style w:type="character" w:styleId="BookTitle">
    <w:name w:val="Book Title"/>
    <w:uiPriority w:val="33"/>
    <w:qFormat/>
    <w:rsid w:val="00942E05"/>
    <w:rPr>
      <w:i/>
      <w:iCs/>
      <w:smallCaps/>
      <w:spacing w:val="5"/>
    </w:rPr>
  </w:style>
  <w:style w:type="paragraph" w:styleId="TOCHeading">
    <w:name w:val="TOC Heading"/>
    <w:basedOn w:val="Heading1"/>
    <w:next w:val="Normal"/>
    <w:uiPriority w:val="39"/>
    <w:unhideWhenUsed/>
    <w:qFormat/>
    <w:rsid w:val="00130E54"/>
    <w:pPr>
      <w:ind w:left="0" w:right="0"/>
      <w:outlineLvl w:val="9"/>
    </w:pPr>
    <w:rPr>
      <w:spacing w:val="60"/>
      <w:sz w:val="40"/>
      <w:lang w:bidi="en-US"/>
    </w:rPr>
  </w:style>
  <w:style w:type="paragraph" w:customStyle="1" w:styleId="NumberList">
    <w:name w:val="Number List"/>
    <w:basedOn w:val="ListParagraph"/>
    <w:link w:val="NumberListChar"/>
    <w:qFormat/>
    <w:rsid w:val="00034FB4"/>
    <w:pPr>
      <w:numPr>
        <w:numId w:val="2"/>
      </w:numPr>
      <w:contextualSpacing w:val="0"/>
    </w:pPr>
  </w:style>
  <w:style w:type="numbering" w:customStyle="1" w:styleId="MultiList01">
    <w:name w:val="Multi List 01"/>
    <w:uiPriority w:val="99"/>
    <w:rsid w:val="00E06C34"/>
  </w:style>
  <w:style w:type="character" w:customStyle="1" w:styleId="ListParagraphChar">
    <w:name w:val="List Paragraph Char"/>
    <w:basedOn w:val="DefaultParagraphFont"/>
    <w:link w:val="ListParagraph"/>
    <w:uiPriority w:val="34"/>
    <w:rsid w:val="00670734"/>
  </w:style>
  <w:style w:type="character" w:customStyle="1" w:styleId="NumberListChar">
    <w:name w:val="Number List Char"/>
    <w:basedOn w:val="ListParagraphChar"/>
    <w:link w:val="NumberList"/>
    <w:rsid w:val="00034FB4"/>
  </w:style>
  <w:style w:type="paragraph" w:styleId="Header">
    <w:name w:val="header"/>
    <w:basedOn w:val="Normal"/>
    <w:link w:val="HeaderChar"/>
    <w:uiPriority w:val="99"/>
    <w:unhideWhenUsed/>
    <w:rsid w:val="00CC2B7C"/>
    <w:pPr>
      <w:spacing w:after="0" w:line="240" w:lineRule="auto"/>
    </w:pPr>
    <w:rPr>
      <w:sz w:val="18"/>
    </w:rPr>
  </w:style>
  <w:style w:type="character" w:customStyle="1" w:styleId="HeaderChar">
    <w:name w:val="Header Char"/>
    <w:basedOn w:val="DefaultParagraphFont"/>
    <w:link w:val="Header"/>
    <w:uiPriority w:val="99"/>
    <w:rsid w:val="00CC2B7C"/>
    <w:rPr>
      <w:sz w:val="18"/>
    </w:rPr>
  </w:style>
  <w:style w:type="paragraph" w:styleId="Footer">
    <w:name w:val="footer"/>
    <w:basedOn w:val="Normal"/>
    <w:link w:val="FooterChar"/>
    <w:uiPriority w:val="99"/>
    <w:unhideWhenUsed/>
    <w:rsid w:val="009618D5"/>
    <w:pPr>
      <w:spacing w:after="0" w:line="240" w:lineRule="auto"/>
    </w:pPr>
    <w:rPr>
      <w:sz w:val="18"/>
    </w:rPr>
  </w:style>
  <w:style w:type="character" w:customStyle="1" w:styleId="FooterChar">
    <w:name w:val="Footer Char"/>
    <w:basedOn w:val="DefaultParagraphFont"/>
    <w:link w:val="Footer"/>
    <w:uiPriority w:val="99"/>
    <w:rsid w:val="009618D5"/>
    <w:rPr>
      <w:sz w:val="18"/>
    </w:rPr>
  </w:style>
  <w:style w:type="table" w:styleId="TableGrid">
    <w:name w:val="Table Grid"/>
    <w:basedOn w:val="TableNormal"/>
    <w:uiPriority w:val="59"/>
    <w:unhideWhenUsed/>
    <w:rsid w:val="00CE1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18D5"/>
    <w:rPr>
      <w:color w:val="0000FF" w:themeColor="hyperlink"/>
      <w:u w:val="single"/>
    </w:rPr>
  </w:style>
  <w:style w:type="paragraph" w:customStyle="1" w:styleId="BulletList">
    <w:name w:val="Bullet List"/>
    <w:basedOn w:val="ListParagraph"/>
    <w:link w:val="BulletListChar"/>
    <w:qFormat/>
    <w:rsid w:val="00F6712F"/>
    <w:pPr>
      <w:numPr>
        <w:numId w:val="3"/>
      </w:numPr>
    </w:pPr>
  </w:style>
  <w:style w:type="paragraph" w:styleId="Revision">
    <w:name w:val="Revision"/>
    <w:hidden/>
    <w:uiPriority w:val="99"/>
    <w:semiHidden/>
    <w:rsid w:val="00483C41"/>
    <w:pPr>
      <w:spacing w:after="0" w:line="240" w:lineRule="auto"/>
      <w:jc w:val="left"/>
    </w:pPr>
  </w:style>
  <w:style w:type="character" w:customStyle="1" w:styleId="BulletListChar">
    <w:name w:val="Bullet List Char"/>
    <w:basedOn w:val="ListParagraphChar"/>
    <w:link w:val="BulletList"/>
    <w:rsid w:val="00F6712F"/>
  </w:style>
  <w:style w:type="paragraph" w:styleId="BalloonText">
    <w:name w:val="Balloon Text"/>
    <w:basedOn w:val="Normal"/>
    <w:link w:val="BalloonTextChar"/>
    <w:uiPriority w:val="99"/>
    <w:semiHidden/>
    <w:unhideWhenUsed/>
    <w:rsid w:val="00483C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3C41"/>
    <w:rPr>
      <w:rFonts w:ascii="Tahoma" w:hAnsi="Tahoma" w:cs="Tahoma"/>
      <w:sz w:val="16"/>
      <w:szCs w:val="16"/>
    </w:rPr>
  </w:style>
  <w:style w:type="paragraph" w:styleId="Caption">
    <w:name w:val="caption"/>
    <w:basedOn w:val="Normal"/>
    <w:next w:val="Normal"/>
    <w:autoRedefine/>
    <w:uiPriority w:val="35"/>
    <w:unhideWhenUsed/>
    <w:rsid w:val="00D90E07"/>
    <w:pPr>
      <w:spacing w:after="400" w:line="240" w:lineRule="auto"/>
      <w:contextualSpacing/>
      <w:jc w:val="center"/>
    </w:pPr>
    <w:rPr>
      <w:rFonts w:ascii="Segoe UI Light" w:hAnsi="Segoe UI Light"/>
      <w:bCs/>
      <w:i/>
      <w:color w:val="404040" w:themeColor="text1" w:themeTint="BF"/>
      <w:sz w:val="18"/>
      <w:szCs w:val="18"/>
    </w:rPr>
  </w:style>
  <w:style w:type="paragraph" w:styleId="TOC1">
    <w:name w:val="toc 1"/>
    <w:basedOn w:val="Normal"/>
    <w:next w:val="Normal"/>
    <w:autoRedefine/>
    <w:uiPriority w:val="39"/>
    <w:unhideWhenUsed/>
    <w:rsid w:val="00130E54"/>
    <w:pPr>
      <w:spacing w:before="240" w:after="160"/>
    </w:pPr>
    <w:rPr>
      <w:rFonts w:ascii="Segoe UI Semibold" w:hAnsi="Segoe UI Semibold"/>
    </w:rPr>
  </w:style>
  <w:style w:type="paragraph" w:styleId="TOC2">
    <w:name w:val="toc 2"/>
    <w:basedOn w:val="Normal"/>
    <w:next w:val="Normal"/>
    <w:autoRedefine/>
    <w:uiPriority w:val="39"/>
    <w:unhideWhenUsed/>
    <w:rsid w:val="009F54EC"/>
    <w:pPr>
      <w:tabs>
        <w:tab w:val="left" w:pos="792"/>
        <w:tab w:val="right" w:leader="dot" w:pos="9494"/>
      </w:tabs>
      <w:spacing w:before="200" w:after="0" w:line="240" w:lineRule="auto"/>
      <w:ind w:left="357"/>
      <w:contextualSpacing/>
    </w:pPr>
    <w:rPr>
      <w:noProof/>
    </w:rPr>
  </w:style>
  <w:style w:type="paragraph" w:styleId="TOC3">
    <w:name w:val="toc 3"/>
    <w:basedOn w:val="Normal"/>
    <w:next w:val="Normal"/>
    <w:autoRedefine/>
    <w:uiPriority w:val="39"/>
    <w:unhideWhenUsed/>
    <w:rsid w:val="00F56084"/>
    <w:pPr>
      <w:tabs>
        <w:tab w:val="right" w:leader="dot" w:pos="9494"/>
      </w:tabs>
      <w:spacing w:after="40"/>
      <w:ind w:left="792"/>
    </w:pPr>
    <w:rPr>
      <w:rFonts w:ascii="Segoe UI" w:hAnsi="Segoe UI" w:cs="Segoe UI"/>
      <w:noProof/>
    </w:rPr>
  </w:style>
  <w:style w:type="paragraph" w:styleId="NormalWeb">
    <w:name w:val="Normal (Web)"/>
    <w:basedOn w:val="Normal"/>
    <w:uiPriority w:val="99"/>
    <w:unhideWhenUsed/>
    <w:rsid w:val="00762266"/>
    <w:pPr>
      <w:spacing w:before="100" w:beforeAutospacing="1" w:after="100" w:afterAutospacing="1" w:line="240" w:lineRule="auto"/>
      <w:jc w:val="left"/>
    </w:pPr>
    <w:rPr>
      <w:rFonts w:ascii="Times New Roman" w:eastAsia="Times New Roman" w:hAnsi="Times New Roman" w:cs="Times New Roman"/>
      <w:sz w:val="24"/>
      <w:szCs w:val="24"/>
      <w:lang w:val="en-IE"/>
    </w:rPr>
  </w:style>
  <w:style w:type="character" w:customStyle="1" w:styleId="apple-tab-span">
    <w:name w:val="apple-tab-span"/>
    <w:basedOn w:val="DefaultParagraphFont"/>
    <w:rsid w:val="007B65BC"/>
  </w:style>
  <w:style w:type="paragraph" w:styleId="Bibliography">
    <w:name w:val="Bibliography"/>
    <w:basedOn w:val="Normal"/>
    <w:next w:val="Normal"/>
    <w:uiPriority w:val="37"/>
    <w:unhideWhenUsed/>
    <w:rsid w:val="009A6168"/>
    <w:pPr>
      <w:spacing w:after="0" w:line="240" w:lineRule="auto"/>
      <w:ind w:left="720" w:hanging="720"/>
    </w:p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HTMLPreformatted">
    <w:name w:val="HTML Preformatted"/>
    <w:basedOn w:val="Normal"/>
    <w:link w:val="HTMLPreformattedChar"/>
    <w:uiPriority w:val="99"/>
    <w:unhideWhenUsed/>
    <w:rsid w:val="006B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E"/>
    </w:rPr>
  </w:style>
  <w:style w:type="character" w:customStyle="1" w:styleId="HTMLPreformattedChar">
    <w:name w:val="HTML Preformatted Char"/>
    <w:basedOn w:val="DefaultParagraphFont"/>
    <w:link w:val="HTMLPreformatted"/>
    <w:uiPriority w:val="99"/>
    <w:rsid w:val="006B65E7"/>
    <w:rPr>
      <w:rFonts w:ascii="Courier New" w:eastAsia="Times New Roman" w:hAnsi="Courier New" w:cs="Courier New"/>
      <w:sz w:val="20"/>
      <w:szCs w:val="20"/>
      <w:lang w:val="en-IE"/>
    </w:rPr>
  </w:style>
  <w:style w:type="character" w:styleId="HTMLCode">
    <w:name w:val="HTML Code"/>
    <w:basedOn w:val="DefaultParagraphFont"/>
    <w:uiPriority w:val="99"/>
    <w:semiHidden/>
    <w:unhideWhenUsed/>
    <w:rsid w:val="006B65E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4049B"/>
    <w:rPr>
      <w:color w:val="605E5C"/>
      <w:shd w:val="clear" w:color="auto" w:fill="E1DFDD"/>
    </w:rPr>
  </w:style>
  <w:style w:type="character" w:customStyle="1" w:styleId="sw">
    <w:name w:val="sw"/>
    <w:basedOn w:val="DefaultParagraphFont"/>
    <w:rsid w:val="00F81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832350">
      <w:bodyDiv w:val="1"/>
      <w:marLeft w:val="0"/>
      <w:marRight w:val="0"/>
      <w:marTop w:val="0"/>
      <w:marBottom w:val="0"/>
      <w:divBdr>
        <w:top w:val="none" w:sz="0" w:space="0" w:color="auto"/>
        <w:left w:val="none" w:sz="0" w:space="0" w:color="auto"/>
        <w:bottom w:val="none" w:sz="0" w:space="0" w:color="auto"/>
        <w:right w:val="none" w:sz="0" w:space="0" w:color="auto"/>
      </w:divBdr>
    </w:div>
    <w:div w:id="467824555">
      <w:bodyDiv w:val="1"/>
      <w:marLeft w:val="0"/>
      <w:marRight w:val="0"/>
      <w:marTop w:val="0"/>
      <w:marBottom w:val="0"/>
      <w:divBdr>
        <w:top w:val="none" w:sz="0" w:space="0" w:color="auto"/>
        <w:left w:val="none" w:sz="0" w:space="0" w:color="auto"/>
        <w:bottom w:val="none" w:sz="0" w:space="0" w:color="auto"/>
        <w:right w:val="none" w:sz="0" w:space="0" w:color="auto"/>
      </w:divBdr>
    </w:div>
    <w:div w:id="534123965">
      <w:bodyDiv w:val="1"/>
      <w:marLeft w:val="0"/>
      <w:marRight w:val="0"/>
      <w:marTop w:val="0"/>
      <w:marBottom w:val="0"/>
      <w:divBdr>
        <w:top w:val="none" w:sz="0" w:space="0" w:color="auto"/>
        <w:left w:val="none" w:sz="0" w:space="0" w:color="auto"/>
        <w:bottom w:val="none" w:sz="0" w:space="0" w:color="auto"/>
        <w:right w:val="none" w:sz="0" w:space="0" w:color="auto"/>
      </w:divBdr>
      <w:divsChild>
        <w:div w:id="1565212745">
          <w:marLeft w:val="0"/>
          <w:marRight w:val="0"/>
          <w:marTop w:val="0"/>
          <w:marBottom w:val="0"/>
          <w:divBdr>
            <w:top w:val="none" w:sz="0" w:space="0" w:color="auto"/>
            <w:left w:val="none" w:sz="0" w:space="0" w:color="auto"/>
            <w:bottom w:val="none" w:sz="0" w:space="0" w:color="auto"/>
            <w:right w:val="none" w:sz="0" w:space="0" w:color="auto"/>
          </w:divBdr>
          <w:divsChild>
            <w:div w:id="849412545">
              <w:marLeft w:val="0"/>
              <w:marRight w:val="0"/>
              <w:marTop w:val="0"/>
              <w:marBottom w:val="0"/>
              <w:divBdr>
                <w:top w:val="none" w:sz="0" w:space="0" w:color="auto"/>
                <w:left w:val="none" w:sz="0" w:space="0" w:color="auto"/>
                <w:bottom w:val="none" w:sz="0" w:space="0" w:color="auto"/>
                <w:right w:val="none" w:sz="0" w:space="0" w:color="auto"/>
              </w:divBdr>
              <w:divsChild>
                <w:div w:id="113184497">
                  <w:marLeft w:val="0"/>
                  <w:marRight w:val="0"/>
                  <w:marTop w:val="0"/>
                  <w:marBottom w:val="0"/>
                  <w:divBdr>
                    <w:top w:val="none" w:sz="0" w:space="0" w:color="auto"/>
                    <w:left w:val="none" w:sz="0" w:space="0" w:color="auto"/>
                    <w:bottom w:val="none" w:sz="0" w:space="0" w:color="auto"/>
                    <w:right w:val="none" w:sz="0" w:space="0" w:color="auto"/>
                  </w:divBdr>
                  <w:divsChild>
                    <w:div w:id="3911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568970">
      <w:bodyDiv w:val="1"/>
      <w:marLeft w:val="0"/>
      <w:marRight w:val="0"/>
      <w:marTop w:val="0"/>
      <w:marBottom w:val="0"/>
      <w:divBdr>
        <w:top w:val="none" w:sz="0" w:space="0" w:color="auto"/>
        <w:left w:val="none" w:sz="0" w:space="0" w:color="auto"/>
        <w:bottom w:val="none" w:sz="0" w:space="0" w:color="auto"/>
        <w:right w:val="none" w:sz="0" w:space="0" w:color="auto"/>
      </w:divBdr>
    </w:div>
    <w:div w:id="729156230">
      <w:bodyDiv w:val="1"/>
      <w:marLeft w:val="0"/>
      <w:marRight w:val="0"/>
      <w:marTop w:val="0"/>
      <w:marBottom w:val="0"/>
      <w:divBdr>
        <w:top w:val="none" w:sz="0" w:space="0" w:color="auto"/>
        <w:left w:val="none" w:sz="0" w:space="0" w:color="auto"/>
        <w:bottom w:val="none" w:sz="0" w:space="0" w:color="auto"/>
        <w:right w:val="none" w:sz="0" w:space="0" w:color="auto"/>
      </w:divBdr>
    </w:div>
    <w:div w:id="1148549319">
      <w:bodyDiv w:val="1"/>
      <w:marLeft w:val="0"/>
      <w:marRight w:val="0"/>
      <w:marTop w:val="0"/>
      <w:marBottom w:val="0"/>
      <w:divBdr>
        <w:top w:val="none" w:sz="0" w:space="0" w:color="auto"/>
        <w:left w:val="none" w:sz="0" w:space="0" w:color="auto"/>
        <w:bottom w:val="none" w:sz="0" w:space="0" w:color="auto"/>
        <w:right w:val="none" w:sz="0" w:space="0" w:color="auto"/>
      </w:divBdr>
    </w:div>
    <w:div w:id="1537738659">
      <w:bodyDiv w:val="1"/>
      <w:marLeft w:val="0"/>
      <w:marRight w:val="0"/>
      <w:marTop w:val="0"/>
      <w:marBottom w:val="0"/>
      <w:divBdr>
        <w:top w:val="none" w:sz="0" w:space="0" w:color="auto"/>
        <w:left w:val="none" w:sz="0" w:space="0" w:color="auto"/>
        <w:bottom w:val="none" w:sz="0" w:space="0" w:color="auto"/>
        <w:right w:val="none" w:sz="0" w:space="0" w:color="auto"/>
      </w:divBdr>
    </w:div>
    <w:div w:id="1880776719">
      <w:bodyDiv w:val="1"/>
      <w:marLeft w:val="0"/>
      <w:marRight w:val="0"/>
      <w:marTop w:val="0"/>
      <w:marBottom w:val="0"/>
      <w:divBdr>
        <w:top w:val="none" w:sz="0" w:space="0" w:color="auto"/>
        <w:left w:val="none" w:sz="0" w:space="0" w:color="auto"/>
        <w:bottom w:val="none" w:sz="0" w:space="0" w:color="auto"/>
        <w:right w:val="none" w:sz="0" w:space="0" w:color="auto"/>
      </w:divBdr>
    </w:div>
    <w:div w:id="1911036050">
      <w:bodyDiv w:val="1"/>
      <w:marLeft w:val="0"/>
      <w:marRight w:val="0"/>
      <w:marTop w:val="0"/>
      <w:marBottom w:val="0"/>
      <w:divBdr>
        <w:top w:val="none" w:sz="0" w:space="0" w:color="auto"/>
        <w:left w:val="none" w:sz="0" w:space="0" w:color="auto"/>
        <w:bottom w:val="none" w:sz="0" w:space="0" w:color="auto"/>
        <w:right w:val="none" w:sz="0" w:space="0" w:color="auto"/>
      </w:divBdr>
    </w:div>
    <w:div w:id="1933204365">
      <w:bodyDiv w:val="1"/>
      <w:marLeft w:val="0"/>
      <w:marRight w:val="0"/>
      <w:marTop w:val="0"/>
      <w:marBottom w:val="0"/>
      <w:divBdr>
        <w:top w:val="none" w:sz="0" w:space="0" w:color="auto"/>
        <w:left w:val="none" w:sz="0" w:space="0" w:color="auto"/>
        <w:bottom w:val="none" w:sz="0" w:space="0" w:color="auto"/>
        <w:right w:val="none" w:sz="0" w:space="0" w:color="auto"/>
      </w:divBdr>
    </w:div>
    <w:div w:id="2110923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constructor.io/?p=8007&amp;elementor-preview=8007&amp;ver=1676398564"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constructor.io/?p=8007&amp;elementor-preview=8007&amp;ver=1676398564"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Da1th1/Strategic-Thinking-CA"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kaggle.com/datasets/imakash3011/customer-personality-analysi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hyperlink" Target="https://constructor.io/?p=8007&amp;elementor-preview=8007&amp;ver=1676398564" TargetMode="External"/><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hyperlink" Target="https://constructor.io/?p=8007&amp;elementor-preview=8007&amp;ver=1676398564"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s://constructor.io/?p=8007&amp;elementor-preview=8007&amp;ver=1676398564"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microsoft.com/office/2011/relationships/people" Target="people.xml"/><Relationship Id="rId20" Type="http://schemas.openxmlformats.org/officeDocument/2006/relationships/hyperlink" Target="https://constructor.io/?p=8007&amp;elementor-preview=8007&amp;ver=1676398564" TargetMode="External"/><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PjLJuz7cEulPGZl/1/WMcQdvqA==">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7F3B8CB-5A74-4F7F-82B4-EC893EA71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9130</Words>
  <Characters>52046</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BobbiMcDermott</dc:creator>
  <cp:lastModifiedBy>Krystin McDermott</cp:lastModifiedBy>
  <cp:revision>2</cp:revision>
  <cp:lastPrinted>2023-07-26T22:16:00Z</cp:lastPrinted>
  <dcterms:created xsi:type="dcterms:W3CDTF">2023-08-29T12:30:00Z</dcterms:created>
  <dcterms:modified xsi:type="dcterms:W3CDTF">2023-08-29T12:30:00Z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id="7OordryH"/&gt;&lt;style id="http://www.zotero.org/styles/elsevier-harvard" hasBibliography="1" bibliographyStyleHasBeenSet="1"/&gt;&lt;prefs&gt;&lt;pref name="fieldType" value="Field"/&gt;&lt;/prefs&gt;&lt;/data&gt;</vt:lpwstr>
  </property>
  <property fmtid="{D5CDD505-2E9C-101B-9397-08002B2CF9AE}" pid="3" name="GrammarlyDocumentId">
    <vt:lpwstr>559e81144aa5bbb05cb7f2d87543d798eddd19c45e4ade7a9130d027d86e91dd</vt:lpwstr>
  </property>
</Properties>
</file>